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6C1EA" w14:textId="77777777" w:rsidR="00E65CF2" w:rsidRDefault="00B61B24">
      <w:pPr>
        <w:spacing w:after="160" w:line="276" w:lineRule="auto"/>
        <w:jc w:val="center"/>
      </w:pPr>
      <w:r>
        <w:rPr>
          <w:b/>
          <w:bCs/>
        </w:rPr>
        <w:t>MEMBERSHIP INTEREST SALE AND PURCHASE AGREEMENT</w:t>
      </w:r>
    </w:p>
    <w:p w14:paraId="2CB9E169" w14:textId="77777777" w:rsidR="00E65CF2" w:rsidRDefault="00B61B24">
      <w:pPr>
        <w:spacing w:after="160" w:line="276" w:lineRule="auto"/>
        <w:ind w:firstLine="720"/>
        <w:jc w:val="both"/>
      </w:pPr>
      <w:commentRangeStart w:id="0"/>
      <w:r>
        <w:t xml:space="preserve">THIS MEMBERSHIP INTEREST PURCHASE AGREEMENT (this "Agreement"), dated as of [August 1, 2026], is entered into between; ANGEL J. RESENDIZ and DENNIS M. HENDRIX ("Sellers"), and </w:t>
      </w:r>
      <w:del w:id="1" w:author="Geoff Schackmann" w:date="2026-07-15T12:00:00Z">
        <w:r>
          <w:delText>GEOFFERY MICHAEL SCHACKMANN</w:delText>
        </w:r>
      </w:del>
      <w:ins w:id="2" w:author="Geoff Schackmann" w:date="2026-07-15T12:00:00Z">
        <w:r>
          <w:t xml:space="preserve">  TYLER HOSPICE HOLD, LLC, a Wyoming limited liability company</w:t>
        </w:r>
      </w:ins>
      <w:r>
        <w:t xml:space="preserve"> ("Buyer"). Capitalized terms used in this Agreement have the meanings given to such terms herein.</w:t>
      </w:r>
      <w:commentRangeEnd w:id="0"/>
      <w:r>
        <w:rPr>
          <w:rStyle w:val="CommentReference"/>
          <w:sz w:val="24"/>
          <w:szCs w:val="24"/>
        </w:rPr>
        <w:commentReference w:id="0"/>
      </w:r>
    </w:p>
    <w:p w14:paraId="720943D9" w14:textId="77777777" w:rsidR="00E65CF2" w:rsidRDefault="00B61B24">
      <w:pPr>
        <w:spacing w:after="160" w:line="276" w:lineRule="auto"/>
        <w:jc w:val="center"/>
      </w:pPr>
      <w:r>
        <w:rPr>
          <w:b/>
          <w:bCs/>
        </w:rPr>
        <w:t>RECITALS</w:t>
      </w:r>
    </w:p>
    <w:p w14:paraId="687CC4D8" w14:textId="77777777" w:rsidR="00E65CF2" w:rsidRDefault="00B61B24">
      <w:pPr>
        <w:spacing w:after="160" w:line="276" w:lineRule="auto"/>
        <w:ind w:firstLine="720"/>
        <w:jc w:val="both"/>
      </w:pPr>
      <w:r>
        <w:t>WHEREAS, Sellers own all of the issued and outstanding membership interests (the "Membership Interests"), in Refuge Hospice, LLC, a Texas limited liability company (the "Company"); and</w:t>
      </w:r>
    </w:p>
    <w:p w14:paraId="15986F02" w14:textId="77777777" w:rsidR="00E65CF2" w:rsidRDefault="00B61B24">
      <w:pPr>
        <w:spacing w:after="160" w:line="276" w:lineRule="auto"/>
        <w:ind w:firstLine="720"/>
        <w:jc w:val="both"/>
      </w:pPr>
      <w:r>
        <w:t>WHEREAS, Sellers wish to sell to Buyer 49% of the outstanding membership interest in the Company on or about August 1, 2026, and Buyer wishes to purchase from Sellers, the Membership Interests of Refuge Hospice, LLC, subject to the terms and conditions set forth herein;</w:t>
      </w:r>
    </w:p>
    <w:p w14:paraId="13E75FB8" w14:textId="5EF9289F" w:rsidR="00E65CF2" w:rsidRDefault="00B61B24">
      <w:pPr>
        <w:spacing w:after="160" w:line="276" w:lineRule="auto"/>
        <w:ind w:firstLine="720"/>
        <w:jc w:val="both"/>
      </w:pPr>
      <w:commentRangeStart w:id="3"/>
      <w:commentRangeStart w:id="4"/>
      <w:commentRangeStart w:id="100"/>
      <w:r>
        <w:t xml:space="preserve">WHEREAS, Upon payment and satisfaction of the Purchase Price and remittance of Remaining Balance under Sections 1.02 and 1.04 of Article I, Sellers desire to transfer to buyer, their remaining 51% of the outstanding membership interests in the Company </w:t>
      </w:r>
      <w:del w:id="5" w:author="Geoff Schackmann" w:date="2026-07-15T12:00:00Z">
        <w:r>
          <w:delText>on or about January 1, 2026.</w:delText>
        </w:r>
      </w:del>
      <w:ins w:id="6" w:author="Geoff Schackmann" w:date="2026-07-15T12:00:00Z">
        <w:r>
          <w:t xml:space="preserve">  </w:t>
        </w:r>
        <w:r w:rsidR="007927BB" w:rsidRPr="007927BB">
          <w:rPr>
            <w:color w:val="EE0000"/>
          </w:rPr>
          <w:t>O</w:t>
        </w:r>
        <w:r w:rsidRPr="007927BB">
          <w:rPr>
            <w:color w:val="EE0000"/>
          </w:rPr>
          <w:t>n</w:t>
        </w:r>
      </w:ins>
      <w:r w:rsidR="007927BB" w:rsidRPr="007927BB">
        <w:rPr>
          <w:color w:val="EE0000"/>
        </w:rPr>
        <w:t xml:space="preserve"> or about </w:t>
      </w:r>
      <w:ins w:id="7" w:author="Geoff Schackmann" w:date="2026-07-15T12:00:00Z">
        <w:r w:rsidRPr="007927BB">
          <w:rPr>
            <w:color w:val="EE0000"/>
          </w:rPr>
          <w:t xml:space="preserve"> </w:t>
        </w:r>
        <w:r>
          <w:t>January 15, 2027, being a date no earlier than thirty-six (36) months after the Company’s CMS Certification Number effective date of January 8, 2024, as required by 42 CFR §424.550(b).</w:t>
        </w:r>
      </w:ins>
      <w:commentRangeEnd w:id="3"/>
      <w:r>
        <w:rPr>
          <w:rStyle w:val="CommentReference"/>
          <w:sz w:val="24"/>
          <w:szCs w:val="24"/>
        </w:rPr>
        <w:commentReference w:id="3"/>
      </w:r>
      <w:commentRangeEnd w:id="4"/>
      <w:r w:rsidR="007927BB">
        <w:rPr>
          <w:rStyle w:val="CommentReference"/>
          <w:sz w:val="24"/>
          <w:szCs w:val="24"/>
        </w:rPr>
        <w:commentReference w:id="4"/>
      </w:r>
      <w:commentRangeEnd w:id="100"/>
      <w:r>
        <w:rPr>
          <w:rStyle w:val="CommentReference"/>
          <w:sz w:val="24"/>
          <w:szCs w:val="24"/>
        </w:rPr>
        <w:commentReference w:id="100"/>
      </w:r>
    </w:p>
    <w:p w14:paraId="2E4FCDF7" w14:textId="77777777" w:rsidR="00E65CF2" w:rsidRDefault="00B61B24">
      <w:pPr>
        <w:spacing w:after="160" w:line="276" w:lineRule="auto"/>
        <w:ind w:firstLine="720"/>
        <w:jc w:val="both"/>
      </w:pPr>
      <w:r>
        <w:t>NOW, THEREFORE, in consideration of the mutual covenants and agreements hereinafter set forth and for other good and valuable consideration, the receipt and sufficiency of which are hereby acknowledged, the parties hereto agree as follows:</w:t>
      </w:r>
    </w:p>
    <w:p w14:paraId="469D5871" w14:textId="77777777" w:rsidR="00E65CF2" w:rsidRDefault="00B61B24">
      <w:pPr>
        <w:spacing w:after="160" w:line="276" w:lineRule="auto"/>
        <w:jc w:val="center"/>
      </w:pPr>
      <w:r>
        <w:rPr>
          <w:b/>
          <w:bCs/>
        </w:rPr>
        <w:t>ARTICLE I</w:t>
      </w:r>
    </w:p>
    <w:p w14:paraId="1D56CD7B" w14:textId="77777777" w:rsidR="00E65CF2" w:rsidRDefault="00B61B24">
      <w:pPr>
        <w:spacing w:after="160" w:line="276" w:lineRule="auto"/>
        <w:jc w:val="center"/>
      </w:pPr>
      <w:r>
        <w:rPr>
          <w:b/>
          <w:bCs/>
        </w:rPr>
        <w:t>PURCHASE AND SALE</w:t>
      </w:r>
    </w:p>
    <w:p w14:paraId="2615A6C6" w14:textId="019C4F73" w:rsidR="00E65CF2" w:rsidRPr="007927BB" w:rsidRDefault="00B61B24">
      <w:pPr>
        <w:spacing w:after="160" w:line="276" w:lineRule="auto"/>
        <w:ind w:firstLine="720"/>
        <w:jc w:val="both"/>
        <w:rPr>
          <w:color w:val="EE0000"/>
        </w:rPr>
      </w:pPr>
      <w:commentRangeStart w:id="8"/>
      <w:commentRangeStart w:id="9"/>
      <w:r>
        <w:rPr>
          <w:b/>
          <w:bCs/>
        </w:rPr>
        <w:t xml:space="preserve">Section 1.01 Purchase and Sale. </w:t>
      </w:r>
      <w:r>
        <w:t xml:space="preserve">Subject to the terms and conditions set forth herein, at Closing (as defined in Section 2.01), Sellers shall sell to Buyer, and Buyer shall purchase from Sellers, the Membership Interests of the Company. In addition, this sale and transfer shall be free of any, mortgage, community property interest, option, equitable interest, restriction of any kind (including any restriction on use, voting, transfer, receipt of income, or exercise of any other ownership attribute) </w:t>
      </w:r>
      <w:r w:rsidR="007927BB" w:rsidRPr="007927BB">
        <w:rPr>
          <w:color w:val="EE0000"/>
        </w:rPr>
        <w:t>for the consideration specified in Section 1.</w:t>
      </w:r>
      <w:r w:rsidR="007927BB" w:rsidRPr="007927BB">
        <w:rPr>
          <w:color w:val="EE0000"/>
          <w:highlight w:val="yellow"/>
        </w:rPr>
        <w:t xml:space="preserve">02 </w:t>
      </w:r>
      <w:ins w:id="10" w:author="Geoff Schackmann" w:date="2026-07-15T12:00:00Z">
        <w:r w:rsidRPr="007927BB">
          <w:rPr>
            <w:color w:val="EE0000"/>
            <w:highlight w:val="yellow"/>
          </w:rPr>
          <w:t xml:space="preserve"> </w:t>
        </w:r>
        <w:r w:rsidRPr="007927BB">
          <w:rPr>
            <w:color w:val="EE0000"/>
          </w:rPr>
          <w:t>or other encumbrance of any kind (each, an "Encumbrance"), for the consideration specified in Section 1.02.</w:t>
        </w:r>
      </w:ins>
      <w:commentRangeEnd w:id="8"/>
      <w:r w:rsidRPr="007927BB">
        <w:rPr>
          <w:rStyle w:val="CommentReference"/>
          <w:color w:val="EE0000"/>
          <w:sz w:val="24"/>
          <w:szCs w:val="24"/>
        </w:rPr>
        <w:commentReference w:id="8"/>
      </w:r>
      <w:commentRangeEnd w:id="9"/>
      <w:r w:rsidR="007927BB" w:rsidRPr="007927BB">
        <w:rPr>
          <w:rStyle w:val="CommentReference"/>
          <w:color w:val="EE0000"/>
          <w:sz w:val="24"/>
          <w:szCs w:val="24"/>
        </w:rPr>
        <w:commentReference w:id="9"/>
      </w:r>
    </w:p>
    <w:p w14:paraId="27ABD186" w14:textId="77777777" w:rsidR="00E65CF2" w:rsidRDefault="00B61B24">
      <w:pPr>
        <w:spacing w:after="160" w:line="276" w:lineRule="auto"/>
        <w:ind w:firstLine="720"/>
        <w:jc w:val="both"/>
      </w:pPr>
      <w:r>
        <w:rPr>
          <w:b/>
          <w:bCs/>
        </w:rPr>
        <w:t xml:space="preserve">Section 1.02 Purchase Price. </w:t>
      </w:r>
      <w:r>
        <w:t>The aggregate purchase price for the Membership Interests shall be Five Hundred Thousand Dollars ($500,000.00).</w:t>
      </w:r>
    </w:p>
    <w:p w14:paraId="0591C21F" w14:textId="77777777" w:rsidR="00E65CF2" w:rsidRDefault="00B61B24">
      <w:pPr>
        <w:spacing w:after="160" w:line="276" w:lineRule="auto"/>
        <w:ind w:firstLine="720"/>
        <w:jc w:val="both"/>
      </w:pPr>
      <w:r>
        <w:rPr>
          <w:b/>
          <w:bCs/>
        </w:rPr>
        <w:t xml:space="preserve">Section 1.03 Downpayment. </w:t>
      </w:r>
      <w:r>
        <w:t xml:space="preserve">A down payment in the amount of One Hundred Twenty-Five Thousand Dollars ($125,000.00) is being made at the time of the execution of this Agreement, </w:t>
      </w:r>
      <w:r>
        <w:lastRenderedPageBreak/>
        <w:t>and the Sellers acknowledges receipt of this down payment. The down payment shall be due on or about August 1, 2026 at which time Sellers shall transfer 49% of their membership interest in the Company to Buyer.</w:t>
      </w:r>
    </w:p>
    <w:p w14:paraId="43D0DAD4" w14:textId="77777777" w:rsidR="00E65CF2" w:rsidRDefault="00B61B24">
      <w:pPr>
        <w:spacing w:after="160" w:line="276" w:lineRule="auto"/>
        <w:ind w:firstLine="720"/>
        <w:jc w:val="both"/>
      </w:pPr>
      <w:commentRangeStart w:id="11"/>
      <w:commentRangeStart w:id="12"/>
      <w:r>
        <w:rPr>
          <w:b/>
          <w:bCs/>
        </w:rPr>
        <w:t xml:space="preserve">Section 1.04 Remaining Balance. </w:t>
      </w:r>
      <w:r>
        <w:t xml:space="preserve">Buyer shall pay the remaining balance of Three Hundred and Seventy Five Thousand Dollars ($375,000.00) to Sellers in equal monthly installments of Thirty One Thousand Two Hundred Fifty Dollars $31,250.00, including principal and interest on the unpaid balance at a rate of 6 % per annum over a four month timeframe beginning September 1, 2026 and additional installments to be due on the first day of each month thereafter with the payment of the outstanding balance, together with principal and interest, </w:t>
      </w:r>
      <w:del w:id="13" w:author="Geoff Schackmann" w:date="2026-07-15T12:00:00Z">
        <w:r>
          <w:delText>occurring January 1, 2027.</w:delText>
        </w:r>
      </w:del>
      <w:ins w:id="14" w:author="Geoff Schackmann" w:date="2026-07-15T12:00:00Z">
        <w:r>
          <w:t xml:space="preserve">  occurring January 15, 2027, in the amount of Two Hundred Fifty-Eight Thousand Four Hundred Eighty-Nine and 46/100 Dollars ($258,489.46), subject to adjustment for prepayments under Section 1.05 and calculated per the amortization schedule attached as Exhibit C.</w:t>
        </w:r>
      </w:ins>
      <w:r>
        <w:t xml:space="preserve"> Until the entire purchase price, and all accrued interest thereon, is paid in full. All installments must be paid to DHJR, LP as the agent of the Sellers. And at the address provided in this Agreement for giving notice to the Sellers, or at such place or to such other person as the Sellers may direct by notice to the Purchaser as provided herein.</w:t>
      </w:r>
      <w:commentRangeEnd w:id="11"/>
      <w:r>
        <w:rPr>
          <w:rStyle w:val="CommentReference"/>
          <w:sz w:val="24"/>
          <w:szCs w:val="24"/>
        </w:rPr>
        <w:commentReference w:id="11"/>
      </w:r>
      <w:commentRangeEnd w:id="12"/>
      <w:r w:rsidR="007927BB">
        <w:rPr>
          <w:rStyle w:val="CommentReference"/>
          <w:sz w:val="24"/>
          <w:szCs w:val="24"/>
        </w:rPr>
        <w:commentReference w:id="12"/>
      </w:r>
    </w:p>
    <w:p w14:paraId="3E67E05D" w14:textId="77777777" w:rsidR="00E65CF2" w:rsidRDefault="00B61B24">
      <w:pPr>
        <w:spacing w:after="160" w:line="276" w:lineRule="auto"/>
        <w:ind w:firstLine="720"/>
        <w:jc w:val="both"/>
      </w:pPr>
      <w:r>
        <w:rPr>
          <w:b/>
          <w:bCs/>
        </w:rPr>
        <w:t xml:space="preserve">Section 1.05 Prepayment. </w:t>
      </w:r>
      <w:r>
        <w:t>The Buyer may prepay all or part of the remaining balance of the purchase price at any time without a penalty. But no partial prepayment will be credited as a future installment or excuse the Purchaser from paying the installments thereafter coming due. All payments, including prepayments, will be credited first to accrued interest to the date of payment and then to principal.</w:t>
      </w:r>
    </w:p>
    <w:p w14:paraId="32173876" w14:textId="53FEC3E6" w:rsidR="00E65CF2" w:rsidRDefault="00B61B24">
      <w:pPr>
        <w:spacing w:after="160" w:line="276" w:lineRule="auto"/>
        <w:ind w:firstLine="720"/>
        <w:jc w:val="both"/>
      </w:pPr>
      <w:commentRangeStart w:id="15"/>
      <w:commentRangeStart w:id="16"/>
      <w:commentRangeStart w:id="101"/>
      <w:r>
        <w:rPr>
          <w:b/>
          <w:bCs/>
        </w:rPr>
        <w:t xml:space="preserve">Section 1.06 Acceleration. </w:t>
      </w:r>
      <w:r>
        <w:t xml:space="preserve">Time is of the essence of this Agreement. Sellers may, at the Sellers’ option and by written notice to the Buyer, declare the remaining balance of the purchase price and all accrued interest as immediately due and collectible if the Purchaser fails to pay any installment </w:t>
      </w:r>
      <w:del w:id="17" w:author="Geoff Schackmann" w:date="2026-07-15T12:00:00Z">
        <w:r>
          <w:delText>within five (5) days of its due date.</w:delText>
        </w:r>
      </w:del>
      <w:ins w:id="18" w:author="Geoff Schackmann" w:date="2026-07-15T12:00:00Z">
        <w:r>
          <w:t xml:space="preserve">  within </w:t>
        </w:r>
      </w:ins>
      <w:r w:rsidR="007927BB" w:rsidRPr="007927BB">
        <w:rPr>
          <w:color w:val="EE0000"/>
        </w:rPr>
        <w:t xml:space="preserve">five </w:t>
      </w:r>
      <w:ins w:id="19" w:author="Geoff Schackmann" w:date="2026-07-15T12:00:00Z">
        <w:r w:rsidRPr="007927BB">
          <w:rPr>
            <w:color w:val="EE0000"/>
          </w:rPr>
          <w:t>(</w:t>
        </w:r>
      </w:ins>
      <w:r w:rsidR="007927BB" w:rsidRPr="007927BB">
        <w:rPr>
          <w:color w:val="EE0000"/>
        </w:rPr>
        <w:t>5</w:t>
      </w:r>
      <w:ins w:id="20" w:author="Geoff Schackmann" w:date="2026-07-15T12:00:00Z">
        <w:r w:rsidRPr="007927BB">
          <w:rPr>
            <w:color w:val="EE0000"/>
          </w:rPr>
          <w:t xml:space="preserve">) business </w:t>
        </w:r>
        <w:r>
          <w:t>days after receipt of written notice of nonpayment from Sellers or DHJR, LP.</w:t>
        </w:r>
      </w:ins>
      <w:r>
        <w:t xml:space="preserve"> Failure to exercise this option in the event of a default will not be treated as a waiver of the right to exercise it in the event of a subsequent default.</w:t>
      </w:r>
      <w:commentRangeEnd w:id="15"/>
      <w:r>
        <w:rPr>
          <w:rStyle w:val="CommentReference"/>
          <w:sz w:val="24"/>
          <w:szCs w:val="24"/>
        </w:rPr>
        <w:commentReference w:id="15"/>
      </w:r>
      <w:commentRangeEnd w:id="16"/>
      <w:r w:rsidR="007927BB">
        <w:rPr>
          <w:rStyle w:val="CommentReference"/>
          <w:sz w:val="24"/>
          <w:szCs w:val="24"/>
        </w:rPr>
        <w:commentReference w:id="16"/>
      </w:r>
      <w:commentRangeEnd w:id="101"/>
      <w:r>
        <w:rPr>
          <w:rStyle w:val="CommentReference"/>
          <w:sz w:val="24"/>
          <w:szCs w:val="24"/>
        </w:rPr>
        <w:commentReference w:id="101"/>
      </w:r>
    </w:p>
    <w:p w14:paraId="3FDDD731" w14:textId="77777777" w:rsidR="00E65CF2" w:rsidRDefault="00B61B24">
      <w:pPr>
        <w:spacing w:after="160" w:line="276" w:lineRule="auto"/>
        <w:ind w:firstLine="720"/>
        <w:jc w:val="both"/>
      </w:pPr>
      <w:commentRangeStart w:id="21"/>
      <w:commentRangeStart w:id="104"/>
      <w:r>
        <w:rPr>
          <w:b/>
          <w:bCs/>
        </w:rPr>
        <w:t xml:space="preserve">Section 1.07 Security. </w:t>
      </w:r>
      <w:r>
        <w:t>Buyer’s obligation to pay the purchase price is secured by a security agreement being signed at the same time as this assignment in which the security is the Ownership Interest being transferred under this Agreement (the "Security Agreement").</w:t>
      </w:r>
      <w:commentRangeEnd w:id="21"/>
      <w:r>
        <w:rPr>
          <w:rStyle w:val="CommentReference"/>
          <w:sz w:val="24"/>
          <w:szCs w:val="24"/>
        </w:rPr>
        <w:commentReference w:id="21"/>
      </w:r>
      <w:commentRangeEnd w:id="104"/>
      <w:r>
        <w:rPr>
          <w:rStyle w:val="CommentReference"/>
          <w:sz w:val="24"/>
          <w:szCs w:val="24"/>
        </w:rPr>
        <w:commentReference w:id="104"/>
      </w:r>
    </w:p>
    <w:p w14:paraId="3C9541DA" w14:textId="77777777" w:rsidR="00E65CF2" w:rsidRDefault="00B61B24">
      <w:pPr>
        <w:spacing w:after="160" w:line="276" w:lineRule="auto"/>
        <w:ind w:firstLine="720"/>
        <w:jc w:val="both"/>
      </w:pPr>
      <w:r>
        <w:rPr>
          <w:b/>
          <w:bCs/>
        </w:rPr>
        <w:t xml:space="preserve">Section 1.08 Employees. </w:t>
      </w:r>
      <w:r>
        <w:t>There are no employees of the Seller at the time of the Closing Date.</w:t>
      </w:r>
    </w:p>
    <w:p w14:paraId="450C13DF" w14:textId="77777777" w:rsidR="00E65CF2" w:rsidRDefault="00B61B24">
      <w:pPr>
        <w:spacing w:after="160" w:line="276" w:lineRule="auto"/>
        <w:ind w:firstLine="720"/>
        <w:jc w:val="both"/>
      </w:pPr>
      <w:commentRangeStart w:id="22"/>
      <w:commentRangeStart w:id="105"/>
      <w:del w:id="23" w:author="Geoff Schackmann" w:date="2026-07-15T12:00:00Z">
        <w:r>
          <w:delText>Section 1.09</w:delText>
        </w:r>
      </w:del>
      <w:ins w:id="24" w:author="Geoff Schackmann" w:date="2026-07-15T12:00:00Z">
        <w:r>
          <w:t xml:space="preserve"> Section 1.09 Payment Deferral for Regulatory Payment Events. If Medicare payments to the Company are delayed, suspended, or withheld due to a provisional period of enhanced oversight under 42 CFR §424.527, prepayment medical review, additional documentation requests, payment suspension, or any other CMS or Medicare Administrative Contractor action not caused by Buyer’s fraud or willful misconduct (each, a "Regulatory Payment </w:t>
        </w:r>
        <w:r>
          <w:lastRenderedPageBreak/>
          <w:t>Event"), Buyer may defer any installment or balloon payment then due or coming due</w:t>
        </w:r>
        <w:r>
          <w:t xml:space="preserve"> by written notice delivered </w:t>
        </w:r>
        <w:r>
          <w:t>no fewer than five (5) business days before the applicable due date, accompanied by documentation of the Regulatory Payment Event. During any deferral: (a) interest continues to accrue at 6.00% per annum; (b) no default shall be deemed to occur; and (c) the maturity date and each subsequent payment date extend day-for-day with the deferral. No single deferral shall exceed six (6) months; all deferrals in the aggregate shall not exceed twelve (12) months.</w:t>
        </w:r>
      </w:ins>
      <w:commentRangeEnd w:id="22"/>
      <w:r>
        <w:rPr>
          <w:rStyle w:val="CommentReference"/>
          <w:sz w:val="24"/>
          <w:szCs w:val="24"/>
        </w:rPr>
        <w:commentReference w:id="22"/>
      </w:r>
      <w:commentRangeEnd w:id="105"/>
      <w:r>
        <w:rPr>
          <w:rStyle w:val="CommentReference"/>
          <w:sz w:val="24"/>
          <w:szCs w:val="24"/>
        </w:rPr>
        <w:commentReference w:id="105"/>
      </w:r>
    </w:p>
    <w:p w14:paraId="7B633D61" w14:textId="77777777" w:rsidR="00E65CF2" w:rsidRDefault="00B61B24">
      <w:pPr>
        <w:spacing w:after="160" w:line="276" w:lineRule="auto"/>
        <w:ind w:firstLine="720"/>
        <w:jc w:val="both"/>
      </w:pPr>
      <w:r>
        <w:t>Section 1.10</w:t>
      </w:r>
      <w:ins w:id="25" w:author="Geoff Schackmann" w:date="2026-07-15T12:00:00Z">
        <w:r>
          <w:t xml:space="preserve">  [Reserved]</w:t>
        </w:r>
      </w:ins>
    </w:p>
    <w:p w14:paraId="2936BD9B" w14:textId="77777777" w:rsidR="00E65CF2" w:rsidRDefault="00B61B24">
      <w:pPr>
        <w:spacing w:after="160" w:line="276" w:lineRule="auto"/>
        <w:jc w:val="center"/>
      </w:pPr>
      <w:r>
        <w:rPr>
          <w:b/>
          <w:bCs/>
        </w:rPr>
        <w:t>ARTICLE II</w:t>
      </w:r>
    </w:p>
    <w:p w14:paraId="3414B774" w14:textId="77777777" w:rsidR="00E65CF2" w:rsidRDefault="00B61B24">
      <w:pPr>
        <w:spacing w:after="160" w:line="276" w:lineRule="auto"/>
        <w:jc w:val="center"/>
      </w:pPr>
      <w:r>
        <w:rPr>
          <w:b/>
          <w:bCs/>
        </w:rPr>
        <w:t>CLOSING</w:t>
      </w:r>
    </w:p>
    <w:p w14:paraId="19CEB64F" w14:textId="77777777" w:rsidR="00E65CF2" w:rsidRDefault="00B61B24">
      <w:pPr>
        <w:spacing w:after="160" w:line="276" w:lineRule="auto"/>
        <w:ind w:firstLine="720"/>
        <w:jc w:val="both"/>
      </w:pPr>
      <w:r>
        <w:rPr>
          <w:b/>
          <w:bCs/>
        </w:rPr>
        <w:t xml:space="preserve">Section 2.01 Closing. </w:t>
      </w:r>
      <w:r>
        <w:t>The closing of the transactions contemplated by this Agreement (the "Closing") shall take place simultaneously with the execution of this Agreement on the date of this Agreement (the "Closing Date") at such place or in such manner as the parties mutually agreed upon. The consummation of the transactions contemplated by this Agreement shall be deemed to occur at 12:01 a.m. C.S.T on the Closing Date.</w:t>
      </w:r>
    </w:p>
    <w:p w14:paraId="2A34AE05" w14:textId="77777777" w:rsidR="00E65CF2" w:rsidRDefault="00B61B24">
      <w:pPr>
        <w:spacing w:after="160" w:line="276" w:lineRule="auto"/>
        <w:ind w:firstLine="720"/>
        <w:jc w:val="both"/>
      </w:pPr>
      <w:r>
        <w:rPr>
          <w:b/>
          <w:bCs/>
        </w:rPr>
        <w:t xml:space="preserve">Section 2.02 Sellers Closing Deliverables. </w:t>
      </w:r>
      <w:r>
        <w:t>At the Closing, Sellers shall deliver to Buyer the following:</w:t>
      </w:r>
    </w:p>
    <w:p w14:paraId="4204CDEF" w14:textId="77777777" w:rsidR="00E65CF2" w:rsidRDefault="00B61B24">
      <w:pPr>
        <w:spacing w:after="160" w:line="276" w:lineRule="auto"/>
        <w:ind w:firstLine="720"/>
        <w:jc w:val="both"/>
      </w:pPr>
      <w:r>
        <w:t>(a) A partial assignment of the Membership Interests to Buyer in the form of Exhibit A attached hereto, duly executed by each Seller.</w:t>
      </w:r>
    </w:p>
    <w:p w14:paraId="4D5D14AD" w14:textId="77777777" w:rsidR="00E65CF2" w:rsidRDefault="00B61B24">
      <w:pPr>
        <w:spacing w:after="160" w:line="276" w:lineRule="auto"/>
        <w:ind w:firstLine="720"/>
        <w:jc w:val="both"/>
      </w:pPr>
      <w:r>
        <w:t>(b) A certificate of the Sellers that attached thereto are true and complete copies of the governing documents of the Company, including any amendments or restatements thereof, and that such governing documents are in full force and effect.</w:t>
      </w:r>
    </w:p>
    <w:p w14:paraId="06EF1C4C" w14:textId="77777777" w:rsidR="00E65CF2" w:rsidRDefault="00B61B24">
      <w:pPr>
        <w:spacing w:after="160" w:line="276" w:lineRule="auto"/>
        <w:ind w:firstLine="720"/>
        <w:jc w:val="both"/>
      </w:pPr>
      <w:r>
        <w:t>(c) Resignations of any managers, officers, or other persons serving as a managerial official of the Company, effective as of the Closing Date.</w:t>
      </w:r>
    </w:p>
    <w:p w14:paraId="1E1D5538" w14:textId="77777777" w:rsidR="00E65CF2" w:rsidRDefault="00B61B24">
      <w:pPr>
        <w:spacing w:after="160" w:line="276" w:lineRule="auto"/>
        <w:ind w:firstLine="720"/>
        <w:jc w:val="both"/>
      </w:pPr>
      <w:r>
        <w:t>(d) A Certificate of Account Status issued by the Texas Comptroller of Public Accounts that the Company is in good standing with all franchise tax requirements and its right to transact business in Texas is active.</w:t>
      </w:r>
    </w:p>
    <w:p w14:paraId="665B155D" w14:textId="77777777" w:rsidR="00E65CF2" w:rsidRDefault="00B61B24">
      <w:pPr>
        <w:spacing w:after="160" w:line="276" w:lineRule="auto"/>
        <w:ind w:firstLine="720"/>
        <w:jc w:val="both"/>
      </w:pPr>
      <w:r>
        <w:t>(e) Domain names, passwords, account recovery information, social media account transfers, tradenames and trademarks as may be stated in Exhibit B. The cost of such transfer shall be borne by Sellers.</w:t>
      </w:r>
    </w:p>
    <w:p w14:paraId="4F4F90B0" w14:textId="77777777" w:rsidR="00E65CF2" w:rsidRDefault="00B61B24">
      <w:pPr>
        <w:spacing w:after="160" w:line="276" w:lineRule="auto"/>
        <w:ind w:firstLine="720"/>
        <w:jc w:val="both"/>
      </w:pPr>
      <w:commentRangeStart w:id="26"/>
      <w:commentRangeStart w:id="106"/>
      <w:r>
        <w:rPr>
          <w:b/>
          <w:bCs/>
        </w:rPr>
        <w:t xml:space="preserve">Section 2.03 Sellers’ Deliveries upon Receipt of Final Installment Payment. </w:t>
      </w:r>
      <w:del w:id="27" w:author="Geoff Schackmann" w:date="2026-07-15T12:00:00Z">
        <w:r>
          <w:delText>Upon receipt of the final Remaining Balance as stated under Section 1.04, Sellers shall deliver a second assignment of Sellers’ remaining 51% Membership Interests to Buyer in the form of Exhibit B attached hereto, duly executed by each Seller.</w:delText>
        </w:r>
      </w:del>
      <w:ins w:id="28" w:author="Geoff Schackmann" w:date="2026-07-15T12:00:00Z">
        <w:r>
          <w:t xml:space="preserve">  At Closing, Sellers shall execute and deliver the Partial Assignment of Membership Interest attached as Exhibit B, to be held in escrow by a mutually agreed escrow agent pursuant to a mutually agreed escrow agreement. The escrow agent </w:t>
        </w:r>
        <w:r>
          <w:lastRenderedPageBreak/>
          <w:t xml:space="preserve">shall release Exhibit B to Buyer automatically, and without further instruction from Sellers, upon Buyer’s delivery of evidence of payment in full of the Purchase Price and all accrued interest. Sellers irrevocably authorize such release and appoint the </w:t>
        </w:r>
        <w:r>
          <w:t>escrow agent as attorney-in-fact solely for the purpose of dating and delivering Exhibit B upon satisfaction of the payment condition.</w:t>
        </w:r>
      </w:ins>
      <w:commentRangeEnd w:id="26"/>
      <w:r>
        <w:rPr>
          <w:rStyle w:val="CommentReference"/>
          <w:sz w:val="24"/>
          <w:szCs w:val="24"/>
        </w:rPr>
        <w:commentReference w:id="26"/>
      </w:r>
      <w:commentRangeEnd w:id="106"/>
      <w:r>
        <w:rPr>
          <w:rStyle w:val="CommentReference"/>
          <w:sz w:val="24"/>
          <w:szCs w:val="24"/>
        </w:rPr>
        <w:commentReference w:id="106"/>
      </w:r>
    </w:p>
    <w:p w14:paraId="3A6E8C1A" w14:textId="77777777" w:rsidR="00E65CF2" w:rsidRDefault="00B61B24">
      <w:pPr>
        <w:spacing w:after="160" w:line="276" w:lineRule="auto"/>
        <w:ind w:firstLine="720"/>
        <w:jc w:val="both"/>
      </w:pPr>
      <w:r>
        <w:rPr>
          <w:b/>
          <w:bCs/>
        </w:rPr>
        <w:t xml:space="preserve">Section 2.04 Buyer's Deliveries. </w:t>
      </w:r>
      <w:r>
        <w:t>At Closing, Buyer shall:</w:t>
      </w:r>
    </w:p>
    <w:p w14:paraId="3E0184F5" w14:textId="77777777" w:rsidR="00E65CF2" w:rsidRDefault="00B61B24">
      <w:pPr>
        <w:spacing w:after="160" w:line="276" w:lineRule="auto"/>
        <w:ind w:firstLine="720"/>
        <w:jc w:val="both"/>
      </w:pPr>
      <w:r>
        <w:t>(a) Pay the Purchase Price in accordance with Article I.</w:t>
      </w:r>
    </w:p>
    <w:p w14:paraId="5B5677BB" w14:textId="77777777" w:rsidR="00E65CF2" w:rsidRDefault="00B61B24">
      <w:pPr>
        <w:spacing w:after="160" w:line="276" w:lineRule="auto"/>
        <w:ind w:firstLine="720"/>
        <w:jc w:val="both"/>
      </w:pPr>
      <w:r>
        <w:t>(b) Deliver to Sellers a certificate of Buyer certifying as to (A) the resolutions of the director of Buyer, which authorize the execution, delivery, and performance of this Agreement and the consummation of the transactions contemplated hereby and thereby, and (B) the name and signature of the officer of Buyer authorized to sign this Agreement.</w:t>
      </w:r>
    </w:p>
    <w:p w14:paraId="1F3C1AC6" w14:textId="77777777" w:rsidR="00E65CF2" w:rsidRDefault="00B61B24">
      <w:pPr>
        <w:spacing w:after="160" w:line="276" w:lineRule="auto"/>
        <w:jc w:val="center"/>
      </w:pPr>
      <w:r>
        <w:rPr>
          <w:b/>
          <w:bCs/>
        </w:rPr>
        <w:t>ARTICLE III</w:t>
      </w:r>
    </w:p>
    <w:p w14:paraId="10D26BDC" w14:textId="77777777" w:rsidR="007927BB" w:rsidRDefault="00B61B24">
      <w:pPr>
        <w:spacing w:after="160" w:line="276" w:lineRule="auto"/>
        <w:jc w:val="center"/>
        <w:rPr>
          <w:b/>
          <w:bCs/>
        </w:rPr>
      </w:pPr>
      <w:r>
        <w:rPr>
          <w:b/>
          <w:bCs/>
        </w:rPr>
        <w:t xml:space="preserve">REPRESENTATIONS AND WARRANTIES OF SELLERS </w:t>
      </w:r>
    </w:p>
    <w:p w14:paraId="5FDBEF9A" w14:textId="692D7AF1" w:rsidR="00E65CF2" w:rsidRPr="007927BB" w:rsidRDefault="00B61B24" w:rsidP="007927BB">
      <w:pPr>
        <w:spacing w:after="160" w:line="276" w:lineRule="auto"/>
        <w:jc w:val="both"/>
      </w:pPr>
      <w:r w:rsidRPr="007927BB">
        <w:t xml:space="preserve">Except as set forth in the correspondingly numbered Section of the disclosure schedules delivered by Sellers concurrently with the execution, closing, and delivery of this Agreement ("Disclosure Schedules"), Sellers, acting severally and jointly, represent and warrant to Buyer that the statements contained in this ARTICLE II are true and correct as of the date hereof. For purposes of this ARTICLE II, "Sellers’ knowledge," "knowledge of Sellers," and any similar phrases shall mean the actual or constructive </w:t>
      </w:r>
      <w:r w:rsidRPr="007927BB">
        <w:t>knowledge of either Seller, after due inquiry.</w:t>
      </w:r>
    </w:p>
    <w:p w14:paraId="1383C056" w14:textId="77777777" w:rsidR="00E65CF2" w:rsidRDefault="00B61B24">
      <w:pPr>
        <w:spacing w:after="160" w:line="276" w:lineRule="auto"/>
        <w:ind w:firstLine="720"/>
        <w:jc w:val="both"/>
      </w:pPr>
      <w:r>
        <w:rPr>
          <w:b/>
          <w:bCs/>
        </w:rPr>
        <w:t xml:space="preserve">Section 3.01 Organization and Authority of Sellers. </w:t>
      </w:r>
      <w:r>
        <w:t>Sellers have full power and authority to enter into this Agreement, to carry out their obligations hereunder and thereunder, and to consummate the transactions contemplated hereby and thereby. This Agreement constitute legal, valid, and binding obligations of Sellers enforceable against Sellers in accordance with their respective terms.</w:t>
      </w:r>
    </w:p>
    <w:p w14:paraId="40767178" w14:textId="77777777" w:rsidR="00E65CF2" w:rsidRDefault="00B61B24">
      <w:pPr>
        <w:spacing w:after="160" w:line="276" w:lineRule="auto"/>
        <w:ind w:firstLine="720"/>
        <w:jc w:val="both"/>
      </w:pPr>
      <w:r>
        <w:rPr>
          <w:b/>
          <w:bCs/>
        </w:rPr>
        <w:t xml:space="preserve">Section 3.02 Organization, Authority, and Qualification of the Company. </w:t>
      </w:r>
      <w:r>
        <w:t>The Company is a limited liability company duly organized, validly existing, and in good standing under the Laws of the state of Texas and has full limited liability company power and authority to own, operate, or lease the properties and assets now owned, operated, or leased by it and to carry on its business as it has been and is currently conducted. The Company solely operates in the State of Texas and as such jurisdiction is in the State of Texas.</w:t>
      </w:r>
    </w:p>
    <w:p w14:paraId="1AEBD459" w14:textId="77777777" w:rsidR="00E65CF2" w:rsidRDefault="00B61B24">
      <w:pPr>
        <w:spacing w:after="160" w:line="276" w:lineRule="auto"/>
        <w:ind w:firstLine="720"/>
        <w:jc w:val="both"/>
      </w:pPr>
      <w:r>
        <w:rPr>
          <w:b/>
          <w:bCs/>
        </w:rPr>
        <w:t xml:space="preserve">Section 3.03 Capitalization. </w:t>
      </w:r>
    </w:p>
    <w:p w14:paraId="643E264F" w14:textId="77777777" w:rsidR="00E65CF2" w:rsidRDefault="00B61B24">
      <w:pPr>
        <w:spacing w:after="160" w:line="276" w:lineRule="auto"/>
        <w:ind w:firstLine="720"/>
        <w:jc w:val="both"/>
      </w:pPr>
      <w:r>
        <w:t xml:space="preserve">(a) Each Seller is the record owner of and has good and valid title to the Membership Interests set forth opposite such Seller’s name on Section 3.03 of the Disclosure Schedules, free and clear of all Encumbrances. The Membership Interests constitute 100% of the total issued and outstanding membership interests in the Company. The Membership Interests have been duly authorized and are validly issued, fully-paid, and non-assessable. Upon consummation of the </w:t>
      </w:r>
      <w:r>
        <w:lastRenderedPageBreak/>
        <w:t>transaction contemplated by this Agreement, Buyer shall own all of the Membership Interests, free and clear of all Encumbrances.</w:t>
      </w:r>
    </w:p>
    <w:p w14:paraId="3F508595" w14:textId="77777777" w:rsidR="00E65CF2" w:rsidRDefault="00B61B24">
      <w:pPr>
        <w:spacing w:after="160" w:line="276" w:lineRule="auto"/>
        <w:ind w:firstLine="720"/>
        <w:jc w:val="both"/>
      </w:pPr>
      <w:r>
        <w:t xml:space="preserve">(b) The Membership Interests were issued in compliance with the applicable laws of the state of Texas. The Membership Interests were not issued in violation of the certificate of formation, company agreement, or other governing documents of the Company (collectively, the "Governing Documents") or any other agreement, understanding, arrangement, or commitment to which Sellers or the Company are a party and are not subject to or in violation of any preemptive or similar rights of any individual, corporation, </w:t>
      </w:r>
      <w:r>
        <w:t>partnership, joint venture, limited liability company, Governmental Authority, unincorporated organization, trust, association, or other entity (each, a "Person"). For purposes of this Agreement, "Governmental Authority" means any federal, state, local, or foreign government or political subdivision thereof, or any agency or instrumentality of such government or political subdivision, or any arbitrator, court, or tribunal of competent jurisdiction.</w:t>
      </w:r>
    </w:p>
    <w:p w14:paraId="0F2179A7" w14:textId="77777777" w:rsidR="00E65CF2" w:rsidRDefault="00B61B24">
      <w:pPr>
        <w:spacing w:after="160" w:line="276" w:lineRule="auto"/>
        <w:ind w:firstLine="720"/>
        <w:jc w:val="both"/>
      </w:pPr>
      <w:r>
        <w:t>(c) There are no outstanding or authorized options, warrants, convertible securities, or other rights, agreements, or commitments of any character relating to the membership interests in the Company or obligating Sellers or the Company to issue or sell any membership interests (including the Membership Interests), or any other interest, in the Company. Other than the Governing Documents, there are no voting trusts, proxies, or other agreements or understandings in effect with respect to the voting or transf</w:t>
      </w:r>
      <w:r>
        <w:t>er of any of the Membership Interests.</w:t>
      </w:r>
    </w:p>
    <w:p w14:paraId="1244AAF3" w14:textId="77777777" w:rsidR="00E65CF2" w:rsidRDefault="00B61B24">
      <w:pPr>
        <w:spacing w:after="160" w:line="276" w:lineRule="auto"/>
        <w:ind w:firstLine="720"/>
        <w:jc w:val="both"/>
      </w:pPr>
      <w:r>
        <w:t>(d) The Membership Interest owned by the Parties on or after August 1, 2026 is disclosed on Section 3.03 of the Disclosure Schedules.</w:t>
      </w:r>
    </w:p>
    <w:p w14:paraId="6F5EF75A" w14:textId="77777777" w:rsidR="00E65CF2" w:rsidRDefault="00B61B24">
      <w:pPr>
        <w:spacing w:after="160" w:line="276" w:lineRule="auto"/>
        <w:ind w:firstLine="720"/>
        <w:jc w:val="both"/>
      </w:pPr>
      <w:r>
        <w:rPr>
          <w:b/>
          <w:bCs/>
        </w:rPr>
        <w:t xml:space="preserve">Section 3.04 No Subsidiaries. </w:t>
      </w:r>
      <w:r>
        <w:t>The Company does not have, or have the right to acquire, an ownership interest in any other Person. The Company is not a participant in a joint venture, partnership or similar arrangement.</w:t>
      </w:r>
    </w:p>
    <w:p w14:paraId="2944380D" w14:textId="77777777" w:rsidR="00E65CF2" w:rsidRDefault="00B61B24">
      <w:pPr>
        <w:spacing w:after="160" w:line="276" w:lineRule="auto"/>
        <w:ind w:firstLine="720"/>
        <w:jc w:val="both"/>
      </w:pPr>
      <w:r>
        <w:rPr>
          <w:b/>
          <w:bCs/>
        </w:rPr>
        <w:t xml:space="preserve">Section 3.05 No Conflicts or Consents. </w:t>
      </w:r>
      <w:r>
        <w:t>The execution, delivery, and performance by Sellers of this Agreement, and the consummation of the transaction contemplated hereby and thereby, do not and will not: (a) violate or conflict with any provision of any statute, law, ordinance, regulation, rule, code, treaty, or other requirement of any Governmental Authority (collectively, "Law") or any order, writ, judgment, injunction, decree, determination, penalty, or award entered by or with any Governmental Authority ("Governmental Order") applicable to S</w:t>
      </w:r>
      <w:r>
        <w:t>ellers or the Company; (c) violate or conflict with any contract, lease, deed, mortgage, license, instrument, note, indenture, joint venture, or any other agreement, commitment, or legally binding arrangement, whether written or oral (collectively, "Contracts"), to which Sellers or the Company are a party or by which Sellers or the Company are bound or to which any of their respective properties and assets are subject; or (e) result in the creation or imposition of any Encumbrance on any properties or asset</w:t>
      </w:r>
      <w:r>
        <w:t>s of the Company.</w:t>
      </w:r>
    </w:p>
    <w:p w14:paraId="3927040B" w14:textId="77777777" w:rsidR="00E65CF2" w:rsidRDefault="00B61B24">
      <w:pPr>
        <w:spacing w:after="160" w:line="276" w:lineRule="auto"/>
        <w:ind w:firstLine="720"/>
        <w:jc w:val="both"/>
      </w:pPr>
      <w:r>
        <w:rPr>
          <w:b/>
          <w:bCs/>
        </w:rPr>
        <w:lastRenderedPageBreak/>
        <w:t xml:space="preserve">Section 3.06 Financial Statements and Liabilities. </w:t>
      </w:r>
      <w:r>
        <w:t>The Company is a Shell entity. As such, both buyer and Sellers agree there are no financial statements, no profit and loss no balance sheet. Likewise there are no liabilities of the Company.</w:t>
      </w:r>
    </w:p>
    <w:p w14:paraId="28D2F21D" w14:textId="77777777" w:rsidR="00E65CF2" w:rsidRDefault="00B61B24">
      <w:pPr>
        <w:spacing w:after="160" w:line="276" w:lineRule="auto"/>
        <w:ind w:firstLine="720"/>
        <w:jc w:val="both"/>
      </w:pPr>
      <w:r>
        <w:rPr>
          <w:b/>
          <w:bCs/>
        </w:rPr>
        <w:t xml:space="preserve">Section 3.07 Absence of Certain Changes, Events, and Conditions. </w:t>
      </w:r>
      <w:r>
        <w:t>There has been no material adverse change in the financial condition of the Company or in the condition of its assets from that reflected in the Financial Statements</w:t>
      </w:r>
    </w:p>
    <w:p w14:paraId="3F9F0D64" w14:textId="77777777" w:rsidR="00E65CF2" w:rsidRDefault="00B61B24">
      <w:pPr>
        <w:spacing w:after="160" w:line="276" w:lineRule="auto"/>
        <w:ind w:firstLine="720"/>
        <w:jc w:val="both"/>
      </w:pPr>
      <w:r>
        <w:rPr>
          <w:b/>
          <w:bCs/>
        </w:rPr>
        <w:t xml:space="preserve">Section 3.08 Real Property The Company does not have any ownership or leasehold (or subleasehold) interest in any real property. </w:t>
      </w:r>
    </w:p>
    <w:p w14:paraId="53D17A69" w14:textId="77777777" w:rsidR="00E65CF2" w:rsidRDefault="00B61B24">
      <w:pPr>
        <w:spacing w:after="160" w:line="276" w:lineRule="auto"/>
        <w:ind w:firstLine="720"/>
        <w:jc w:val="both"/>
      </w:pPr>
      <w:r>
        <w:rPr>
          <w:b/>
          <w:bCs/>
        </w:rPr>
        <w:t xml:space="preserve">Section 3.09 Intellectual Property. </w:t>
      </w:r>
    </w:p>
    <w:p w14:paraId="2651FA1E" w14:textId="77777777" w:rsidR="00E65CF2" w:rsidRDefault="00B61B24">
      <w:pPr>
        <w:spacing w:after="160" w:line="276" w:lineRule="auto"/>
        <w:ind w:firstLine="720"/>
        <w:jc w:val="both"/>
      </w:pPr>
      <w:r>
        <w:t>(a) "Intellectual Property" means any and all of the following in any jurisdiction throughout the world: (i) issued patents and patent applications; (ii) trademarks, service marks, trade names, assumed names and other similar indicia of source or origin, together with the goodwill connected with the use of and symbolized by, and all registrations, applications for registration, and renewals of, any of the foregoing; (iii) copyrights, including all applications and registrations; (iv) trade secrets, know-how</w:t>
      </w:r>
      <w:r>
        <w:t>, inventions (whether or not patentable), technology, and other confidential and proprietary information and all rights therein; (v) internet domain names and social media accounts and pages; and (vi) other intellectual or industrial property and related proprietary rights, interests, and protections.</w:t>
      </w:r>
    </w:p>
    <w:p w14:paraId="31F520EC" w14:textId="77777777" w:rsidR="00E65CF2" w:rsidRDefault="00B61B24">
      <w:pPr>
        <w:spacing w:after="160" w:line="276" w:lineRule="auto"/>
        <w:ind w:firstLine="720"/>
        <w:jc w:val="both"/>
      </w:pPr>
      <w:r>
        <w:t xml:space="preserve">(b) Section 3.10(b) of the Disclosure Schedules lists all issued patents, registered trademarks, domain names, assumed names and copyrights, and pending applications for any of the foregoing and all material unregistered Intellectual Property that are owned by the Company (the "Company IP Registrations"). The Company owns or has the valid and enforceable right to use all Intellectual Property used or held for use in or necessary for the conduct of the Company's business as currently conducted (the "Company </w:t>
      </w:r>
      <w:r>
        <w:t>Intellectual Property"), free and clear of all Encumbrances. All of the Company Intellectual Property is valid and enforceable, and all Company IP Registrations are subsisting and in full force and effect. The Company has taken all reasonable and necessary steps to maintain and enforce the Company Intellectual Property.</w:t>
      </w:r>
    </w:p>
    <w:p w14:paraId="23FCD747" w14:textId="77777777" w:rsidR="00E65CF2" w:rsidRDefault="00B61B24">
      <w:pPr>
        <w:spacing w:after="160" w:line="276" w:lineRule="auto"/>
        <w:ind w:firstLine="720"/>
        <w:jc w:val="both"/>
      </w:pPr>
      <w:r>
        <w:t>(c) The conduct of the Company's business as currently and formerly conducted has not infringed, misappropriated, or otherwise violated the Intellectual Property or other rights of any Person. No Person has infringed, misappropriated, or otherwise violated any Company Intellectual Property.</w:t>
      </w:r>
    </w:p>
    <w:p w14:paraId="35DB7498" w14:textId="77777777" w:rsidR="00E65CF2" w:rsidRDefault="00B61B24">
      <w:pPr>
        <w:spacing w:after="160" w:line="276" w:lineRule="auto"/>
        <w:ind w:firstLine="720"/>
        <w:jc w:val="both"/>
      </w:pPr>
      <w:r>
        <w:rPr>
          <w:b/>
          <w:bCs/>
        </w:rPr>
        <w:t xml:space="preserve">Section 3.10 Legal Proceedings; Governmental Orders. </w:t>
      </w:r>
    </w:p>
    <w:p w14:paraId="3F14AEBB" w14:textId="77777777" w:rsidR="00E65CF2" w:rsidRDefault="00B61B24">
      <w:pPr>
        <w:spacing w:after="160" w:line="276" w:lineRule="auto"/>
        <w:ind w:firstLine="720"/>
        <w:jc w:val="both"/>
      </w:pPr>
      <w:r>
        <w:t xml:space="preserve">(a) There are no lawsuits, claims, actions, causes of action, demands, arbitrations, inquiries, audits, notices of violation, proceedings, litigation, citations, summons, subpoenas, or investigations of any nature, whether at law or in equity (collectively, "Actions") pending or, to Sellers’ knowledge, threatened against or by the Company or Sellers: (i) relating to or affecting </w:t>
      </w:r>
      <w:r>
        <w:lastRenderedPageBreak/>
        <w:t>the Company or any of the Company's properties or assets other than those disclosed under Section 3.09 Liabilities; or (ii) that challenge or seek to prevent, enjoin, or otherwise delay the transactions contemplated by this Agreement. No event has occurred or circumstances exist that may give rise to, or serve as a basis for, any such Action.</w:t>
      </w:r>
    </w:p>
    <w:p w14:paraId="178008AA" w14:textId="77777777" w:rsidR="00E65CF2" w:rsidRDefault="00B61B24">
      <w:pPr>
        <w:spacing w:after="160" w:line="276" w:lineRule="auto"/>
        <w:ind w:firstLine="720"/>
        <w:jc w:val="both"/>
      </w:pPr>
      <w:r>
        <w:rPr>
          <w:b/>
          <w:bCs/>
        </w:rPr>
        <w:t xml:space="preserve">Section 3.11 Compliance with Laws; Permits. </w:t>
      </w:r>
    </w:p>
    <w:p w14:paraId="25D9153C" w14:textId="77777777" w:rsidR="00E65CF2" w:rsidRDefault="00B61B24">
      <w:pPr>
        <w:spacing w:after="160" w:line="276" w:lineRule="auto"/>
        <w:ind w:firstLine="720"/>
        <w:jc w:val="both"/>
      </w:pPr>
      <w:r>
        <w:t>(a) The Company has complied, and is now complying, with all Laws applicable to it or its business, properties, or assets.</w:t>
      </w:r>
    </w:p>
    <w:p w14:paraId="14107079" w14:textId="77777777" w:rsidR="00E65CF2" w:rsidRDefault="00B61B24">
      <w:pPr>
        <w:spacing w:after="160" w:line="276" w:lineRule="auto"/>
        <w:ind w:firstLine="720"/>
        <w:jc w:val="both"/>
      </w:pPr>
      <w:r>
        <w:t xml:space="preserve">(b) All permits, licenses, franchises, approvals, registrations, certificates, variances, and similar rights obtained, or required to be obtained, from Governmental Authorities (collectively, "Permits") that are required for the Company to conduct its business have been obtained and are valid and in full force and effect. Section 3.11(b) of the Disclosure Schedules list all current Permits issued to the Company and no event has occurred that would reasonably be expected to result in the revocation or lapse </w:t>
      </w:r>
      <w:r>
        <w:t>of any such Permit.</w:t>
      </w:r>
    </w:p>
    <w:p w14:paraId="55B784FB" w14:textId="77777777" w:rsidR="00E65CF2" w:rsidRDefault="00B61B24">
      <w:pPr>
        <w:spacing w:after="160" w:line="276" w:lineRule="auto"/>
        <w:ind w:firstLine="720"/>
        <w:jc w:val="both"/>
      </w:pPr>
      <w:r>
        <w:rPr>
          <w:b/>
          <w:bCs/>
        </w:rPr>
        <w:t xml:space="preserve">Section 3.12 Taxes. </w:t>
      </w:r>
    </w:p>
    <w:p w14:paraId="7C7585C5" w14:textId="77777777" w:rsidR="00E65CF2" w:rsidRDefault="00B61B24">
      <w:pPr>
        <w:spacing w:after="160" w:line="276" w:lineRule="auto"/>
        <w:ind w:firstLine="720"/>
        <w:jc w:val="both"/>
      </w:pPr>
      <w:r>
        <w:t>(a) All returns, declarations, reports, information returns and statements, and other documents relating to Taxes (including amended returns and claims for refund) (collectively, "Tax Returns") required to be filed by the Company on or before the Closing Date have been timely filed. Such Tax Returns are true, correct, and complete in all respects. All Taxes due and owing by the Company (whether or not shown on any Tax Return) have been timely paid. No extensions or waivers of statutes of limitations have be</w:t>
      </w:r>
      <w:r>
        <w:t>en given or requested with respect to any Taxes of the Company. The term "Taxes" means all federal, state, local, foreign, and other income, gross receipts, sales, use, production, ad valorem, transfer, franchise, registration, profits, license, lease, service, service use, withholding, payroll, employment, unemployment, estimated, excise, severance, environmental, stamp, occupation, premium, property (real or personal), real property gains, windfall profits, customs, duties, or other taxes, fees, assessmen</w:t>
      </w:r>
      <w:r>
        <w:t>ts, or charges of any kind whatsoever, together with any interest, additions, or penalties with respect thereto and any interest in respect of such additions or penalties.</w:t>
      </w:r>
    </w:p>
    <w:p w14:paraId="4399C8AF" w14:textId="77777777" w:rsidR="00E65CF2" w:rsidRDefault="00B61B24">
      <w:pPr>
        <w:spacing w:after="160" w:line="276" w:lineRule="auto"/>
        <w:ind w:firstLine="720"/>
        <w:jc w:val="both"/>
      </w:pPr>
      <w:r>
        <w:t>(b) The Company has withheld and paid each Tax required to have been withheld and paid in connection with amounts paid or owing to any employee, independent contractor, creditor, customer, member, or other party, and complied with all information reporting and backup withholding provisions of applicable Law.</w:t>
      </w:r>
    </w:p>
    <w:p w14:paraId="7DB4AD9F" w14:textId="77777777" w:rsidR="00E65CF2" w:rsidRDefault="00B61B24">
      <w:pPr>
        <w:spacing w:after="160" w:line="276" w:lineRule="auto"/>
        <w:ind w:firstLine="720"/>
        <w:jc w:val="both"/>
      </w:pPr>
      <w:r>
        <w:t>(c) The Company has not been a member of an affiliated, combined, consolidated, or unitary Tax group for Tax purposes. The Company has no Liability for Taxes of any Person (other than the Company) under Treasury Regulations Section 1.1502-6 (or any corresponding provision of state, local, or foreign Law), as transferee or successor, by contract, or otherwise.</w:t>
      </w:r>
    </w:p>
    <w:p w14:paraId="1775BAFA" w14:textId="77777777" w:rsidR="00E65CF2" w:rsidRDefault="00B61B24">
      <w:pPr>
        <w:spacing w:after="160" w:line="276" w:lineRule="auto"/>
        <w:ind w:firstLine="720"/>
        <w:jc w:val="both"/>
      </w:pPr>
      <w:r>
        <w:lastRenderedPageBreak/>
        <w:t>(d) There are no liens for Taxes (other than for current Taxes not yet due and payable) upon the assets of the Company. To the best of Sellers’ knowledge, the Company has no deficiency assessment, or proposed adjustment by any Tax authority to Company’s federal, state or local income taxes that are pending.</w:t>
      </w:r>
    </w:p>
    <w:p w14:paraId="1A92D939" w14:textId="77777777" w:rsidR="00E65CF2" w:rsidRDefault="00B61B24">
      <w:pPr>
        <w:spacing w:after="160" w:line="276" w:lineRule="auto"/>
        <w:ind w:firstLine="720"/>
        <w:jc w:val="both"/>
      </w:pPr>
      <w:r>
        <w:t>(e) The Company has been treated as a partnership for U.S. federal, state, and local income tax purposes since its formation.</w:t>
      </w:r>
    </w:p>
    <w:p w14:paraId="0EA40F5D" w14:textId="77777777" w:rsidR="00E65CF2" w:rsidRDefault="00B61B24">
      <w:pPr>
        <w:spacing w:after="160" w:line="276" w:lineRule="auto"/>
        <w:ind w:firstLine="720"/>
        <w:jc w:val="both"/>
      </w:pPr>
      <w:r>
        <w:t>(f) Sellers are not a "foreign person" as that term is used in Treasury Regulations Section 1.1445-2.</w:t>
      </w:r>
    </w:p>
    <w:p w14:paraId="46EE2A57" w14:textId="77777777" w:rsidR="00E65CF2" w:rsidRDefault="00B61B24">
      <w:pPr>
        <w:spacing w:after="160" w:line="276" w:lineRule="auto"/>
        <w:ind w:firstLine="720"/>
        <w:jc w:val="both"/>
      </w:pPr>
      <w:r>
        <w:rPr>
          <w:b/>
          <w:bCs/>
        </w:rPr>
        <w:t xml:space="preserve">Section 3.13 Books and Records. </w:t>
      </w:r>
      <w:r>
        <w:t>The books and records of the Company, all of which are in the possession of the Company and have been made available to Buyer, are complete and correct and contain accurate and complete records of all meetings and actions taken by written consent of the members, and no meeting, or action taken by written consent, of such members has been held for which minutes have not been prepared and are not contained in such minute books.</w:t>
      </w:r>
    </w:p>
    <w:p w14:paraId="39DB375A" w14:textId="77777777" w:rsidR="00E65CF2" w:rsidRDefault="00B61B24">
      <w:pPr>
        <w:spacing w:after="160" w:line="276" w:lineRule="auto"/>
        <w:ind w:firstLine="720"/>
        <w:jc w:val="both"/>
      </w:pPr>
      <w:r>
        <w:rPr>
          <w:b/>
          <w:bCs/>
        </w:rPr>
        <w:t xml:space="preserve">Section 3.14 Brokers. </w:t>
      </w:r>
      <w:r>
        <w:t>No broker, finder, or investment banker is entitled to any brokerage, finder's, or other fee or commission in connection with the transactions contemplated by this Agreement based upon arrangements made by or on behalf of Seller.</w:t>
      </w:r>
    </w:p>
    <w:p w14:paraId="29E7592E" w14:textId="77777777" w:rsidR="00E65CF2" w:rsidRDefault="00B61B24">
      <w:pPr>
        <w:spacing w:after="160" w:line="276" w:lineRule="auto"/>
        <w:ind w:firstLine="720"/>
        <w:jc w:val="both"/>
      </w:pPr>
      <w:r>
        <w:rPr>
          <w:b/>
          <w:bCs/>
        </w:rPr>
        <w:t xml:space="preserve">Section 3.15 Full Disclosure. </w:t>
      </w:r>
      <w:r>
        <w:t>No representation or warranty by Sellers in this Agreement and no statement contained in the Disclosure Schedules to this Agreement or any certificate or other document furnished or to be furnished to Buyer pursuant to this Agreement contains any untrue statement of a material fact, or omits to state a material fact necessary to make the statements contained therein, in light of the circumstances in which they are made, not misleading.</w:t>
      </w:r>
    </w:p>
    <w:p w14:paraId="2B54F940" w14:textId="77777777" w:rsidR="00E65CF2" w:rsidRDefault="00B61B24">
      <w:pPr>
        <w:spacing w:after="160" w:line="276" w:lineRule="auto"/>
        <w:ind w:firstLine="720"/>
        <w:jc w:val="both"/>
      </w:pPr>
      <w:r>
        <w:rPr>
          <w:b/>
          <w:bCs/>
        </w:rPr>
        <w:t xml:space="preserve">Section 3.16 No Omissions or Misstatements. </w:t>
      </w:r>
      <w:r>
        <w:t>There is no fact material to the Assets, liabilities, Business or prospects of Seller or the Business which has not been set forth or described in this Agreement or in the Exhibits hereto and that is material to the conduct, prospects, operations or financial condition of Seller, the Business or the Assets. None of the information included in this Agreement and the Exhibits hereto, or other documents furnished or to be furnished by Seller, or any of its representatives, contains any untrue statement of a ma</w:t>
      </w:r>
      <w:r>
        <w:t>terial fact or is misleading in any material respect or omits to state any material fact necessary in order to make any of the statements herein or therein not misleading in light of the circumstances in which they were made. Copies of all documents referred to in any Exhibit hereto have been delivered or made available to Buyer and constitute true, correct and complete copies thereof and include all amendments, exhibits, schedules, appendices, supplements or modifications thereto or waivers thereunder.</w:t>
      </w:r>
    </w:p>
    <w:p w14:paraId="75EAE749" w14:textId="77777777" w:rsidR="00E65CF2" w:rsidRDefault="00B61B24">
      <w:pPr>
        <w:spacing w:after="160" w:line="276" w:lineRule="auto"/>
        <w:jc w:val="center"/>
      </w:pPr>
      <w:r>
        <w:rPr>
          <w:b/>
          <w:bCs/>
        </w:rPr>
        <w:t>ARTICLE IV</w:t>
      </w:r>
    </w:p>
    <w:p w14:paraId="27414619" w14:textId="77777777" w:rsidR="007927BB" w:rsidRDefault="00B61B24">
      <w:pPr>
        <w:spacing w:after="160" w:line="276" w:lineRule="auto"/>
        <w:jc w:val="center"/>
        <w:rPr>
          <w:b/>
          <w:bCs/>
        </w:rPr>
      </w:pPr>
      <w:r>
        <w:rPr>
          <w:b/>
          <w:bCs/>
        </w:rPr>
        <w:t xml:space="preserve">REPRESENTATIONS AND WARRANTIES OF BUYER </w:t>
      </w:r>
    </w:p>
    <w:p w14:paraId="4FB7CFF5" w14:textId="73809782" w:rsidR="00E65CF2" w:rsidRPr="007927BB" w:rsidRDefault="00B61B24" w:rsidP="007927BB">
      <w:pPr>
        <w:spacing w:after="160" w:line="276" w:lineRule="auto"/>
        <w:jc w:val="both"/>
      </w:pPr>
      <w:r w:rsidRPr="007927BB">
        <w:t xml:space="preserve">Except as set forth in the correspondingly numbered Section of the disclosure schedules delivered by Buyer concurrently with the execution, closing, and delivery of this Agreement ("Disclosure </w:t>
      </w:r>
      <w:r w:rsidRPr="007927BB">
        <w:lastRenderedPageBreak/>
        <w:t>Schedules"), Buyer, acting severally and jointly, represent and warrant to Sellers that the statements contained in this ARTICLE II are true and correct as of the date hereof. For purposes of this ARTICLE II, "Buyer’s’ knowledge," "knowledge of Buyer," and any similar phrases shall mean the actual or constructive knowledge of either Seller, after due inquiry.</w:t>
      </w:r>
    </w:p>
    <w:p w14:paraId="59B1CE2F" w14:textId="3373642D" w:rsidR="00E65CF2" w:rsidRPr="007927BB" w:rsidRDefault="00B61B24">
      <w:pPr>
        <w:spacing w:after="160" w:line="276" w:lineRule="auto"/>
        <w:ind w:firstLine="720"/>
        <w:jc w:val="both"/>
        <w:rPr>
          <w:color w:val="EE0000"/>
        </w:rPr>
      </w:pPr>
      <w:r>
        <w:rPr>
          <w:b/>
          <w:bCs/>
        </w:rPr>
        <w:t xml:space="preserve">Section 4.01 Organization and Authority of Buyer. </w:t>
      </w:r>
      <w:r>
        <w:t>Buyer has full corporate power and authority to enter into this Agreement, to carry out its obligations hereunder and thereunder, and to consummate the transactions contemplated hereby and thereby. The execution and delivery by Buyer of this Agreement, the performance by Buyer of its obligations hereunder and thereunder, and the consummation by Buyer of the transactions contemplated hereby and thereby have been duly authorized by all requisite action on the part of Buyer. This Agreement constitutes legal, v</w:t>
      </w:r>
      <w:r>
        <w:t>alid, and binding obligations of Buyer enforceable against Buyer in accordance with their respective terms</w:t>
      </w:r>
      <w:r w:rsidRPr="007927BB">
        <w:rPr>
          <w:color w:val="EE0000"/>
          <w:highlight w:val="yellow"/>
        </w:rPr>
        <w:t>.</w:t>
      </w:r>
      <w:r w:rsidR="007927BB" w:rsidRPr="007927BB">
        <w:rPr>
          <w:color w:val="EE0000"/>
          <w:highlight w:val="yellow"/>
        </w:rPr>
        <w:t xml:space="preserve"> Buyer has duly registered as a foreign entity under the laws of Texas and has agreed to comply with the laws of Texas in operating the Company pursuant to Department of Health and Human Services of the state of Texas. Buyer has presented evidence of foreign entity registration in the state of Texas at the time of closing.</w:t>
      </w:r>
      <w:r w:rsidR="007927BB">
        <w:rPr>
          <w:color w:val="EE0000"/>
          <w:highlight w:val="yellow"/>
        </w:rPr>
        <w:t xml:space="preserve"> We should actually that’s about</w:t>
      </w:r>
    </w:p>
    <w:p w14:paraId="153FB54C" w14:textId="77777777" w:rsidR="00E65CF2" w:rsidRDefault="00B61B24">
      <w:pPr>
        <w:spacing w:after="160" w:line="276" w:lineRule="auto"/>
        <w:ind w:firstLine="720"/>
        <w:jc w:val="both"/>
      </w:pPr>
      <w:r>
        <w:rPr>
          <w:b/>
          <w:bCs/>
        </w:rPr>
        <w:t xml:space="preserve">Section 4.02 No Conflicts; Consents. </w:t>
      </w:r>
      <w:r>
        <w:t>The execution, delivery, and performance by Buyer of this Agreement, and the consummation of the transactions contemplated hereby and thereby, do not and will not: (a) violate or conflict with any provision of the certificate of formation, bylaws, or other governing documents of Buyer; (b) violate or conflict with any provision of any Law or Governmental Order applicable to Buyer; or (c) require the consent, notice, declaration, or filing with or other action by any Person or require any Permit, license, or</w:t>
      </w:r>
      <w:r>
        <w:t xml:space="preserve"> Governmental Order.</w:t>
      </w:r>
    </w:p>
    <w:p w14:paraId="481ADE61" w14:textId="77777777" w:rsidR="00E65CF2" w:rsidRDefault="00B61B24">
      <w:pPr>
        <w:spacing w:after="160" w:line="276" w:lineRule="auto"/>
        <w:ind w:firstLine="720"/>
        <w:jc w:val="both"/>
      </w:pPr>
      <w:r>
        <w:rPr>
          <w:b/>
          <w:bCs/>
        </w:rPr>
        <w:t xml:space="preserve">Section 4.03 Brokers. </w:t>
      </w:r>
      <w:r>
        <w:t>No broker, finder, or investment banker is entitled to any brokerage, finders, or other fee or commission in connection with the transactions contemplated by this Agreement based upon arrangements made by or on behalf of Buyer.</w:t>
      </w:r>
    </w:p>
    <w:p w14:paraId="49D20ACD" w14:textId="77777777" w:rsidR="00E65CF2" w:rsidRDefault="00B61B24">
      <w:pPr>
        <w:spacing w:after="160" w:line="276" w:lineRule="auto"/>
        <w:ind w:firstLine="720"/>
        <w:jc w:val="both"/>
      </w:pPr>
      <w:r>
        <w:rPr>
          <w:b/>
          <w:bCs/>
        </w:rPr>
        <w:t xml:space="preserve">Section 4.04 Sufficiency of Funds. </w:t>
      </w:r>
      <w:r>
        <w:t>Buyer has sufficient cash on hand or other sources of immediately available funds to enable it to make payment of the Purchase Price and consummate the transactions contemplated by this Agreement.</w:t>
      </w:r>
    </w:p>
    <w:p w14:paraId="19F532F7" w14:textId="77777777" w:rsidR="00E65CF2" w:rsidRDefault="00B61B24">
      <w:pPr>
        <w:spacing w:after="160" w:line="276" w:lineRule="auto"/>
        <w:ind w:firstLine="720"/>
        <w:jc w:val="both"/>
      </w:pPr>
      <w:r>
        <w:rPr>
          <w:b/>
          <w:bCs/>
        </w:rPr>
        <w:t xml:space="preserve">Section 4.05 Solvency. </w:t>
      </w:r>
      <w:r>
        <w:t>Immediately after giving effect to the transactions contemplated hereby, Buyer shall be solvent and shall: (a) be able to pay its debts as they become due; (b) own property that has a fair saleable value greater than the amounts required to pay its debts (including a reasonable estimate of the amount of all contingent liabilities); and (c) have adequate capital to carry on its business. No transfer of property is being made and no obligation is being incurred in connection with the transactions contemplated</w:t>
      </w:r>
      <w:r>
        <w:t xml:space="preserve"> hereby with the intent to hinder, delay or defraud either present or future creditors of Buyer or Seller. In connection with the transactions contemplated hereby, Buyer has not incurred, nor plans to incur, debts beyond its ability to pay as they become absolute and matured.</w:t>
      </w:r>
    </w:p>
    <w:p w14:paraId="6EB0F50F" w14:textId="77777777" w:rsidR="00E65CF2" w:rsidRDefault="00B61B24">
      <w:pPr>
        <w:spacing w:after="160" w:line="276" w:lineRule="auto"/>
        <w:ind w:firstLine="720"/>
        <w:jc w:val="both"/>
      </w:pPr>
      <w:r>
        <w:rPr>
          <w:b/>
          <w:bCs/>
        </w:rPr>
        <w:lastRenderedPageBreak/>
        <w:t xml:space="preserve">Section 4.06 Investment Purpose. </w:t>
      </w:r>
      <w:r>
        <w:t>Buyer is acquiring the Membership Interest solely for its own account for investment purposes and not with a view to, or for offer or sale in connection with, any distribution thereof. Buyer acknowledges that the Membership Interest is not registered under the Securities Act of 1933, as amended, or registered under any state securities laws, and that the Membership Interest may not be transferred or sold except pursuant to the registration provisions of the Securities Act of 1933, as amended, or pursuant to</w:t>
      </w:r>
      <w:r>
        <w:t xml:space="preserve"> an applicable exemption therefrom and subject to state securities laws and regulations, as applicable</w:t>
      </w:r>
    </w:p>
    <w:p w14:paraId="15B63DA8" w14:textId="77777777" w:rsidR="00E65CF2" w:rsidRDefault="00B61B24">
      <w:pPr>
        <w:spacing w:after="160" w:line="276" w:lineRule="auto"/>
        <w:ind w:firstLine="720"/>
        <w:jc w:val="both"/>
      </w:pPr>
      <w:r>
        <w:rPr>
          <w:b/>
          <w:bCs/>
        </w:rPr>
        <w:t xml:space="preserve">Section 4.07 Independent Investigation. </w:t>
      </w:r>
      <w:r>
        <w:t xml:space="preserve">Buyer has conducted its own independent investigation, review and analysis of the Company and acknowledges that it has been provided adequate access to the personnel, properties, assets, premises, books, Financial Statements, records, and other documents and data of the Company for such purpose. Buyer acknowledges and agrees that: (a) in making its decision to enter into this Agreement and to consummate the transactions contemplated hereby, Buyer has relied solely upon its own investigation and the express </w:t>
      </w:r>
      <w:r>
        <w:t>representations and warranties of Seller set forth in Article 3 of this Agreement (including related portions of the Schedules); and (b) neither Seller the Company has made any representation or warranty as to Seller, the Company, or this Agreement, except as expressly set forth in Article 2 of this Agreement.</w:t>
      </w:r>
    </w:p>
    <w:p w14:paraId="0B681D97" w14:textId="77777777" w:rsidR="00E65CF2" w:rsidRDefault="00B61B24">
      <w:pPr>
        <w:spacing w:after="160" w:line="276" w:lineRule="auto"/>
        <w:ind w:firstLine="720"/>
        <w:jc w:val="both"/>
      </w:pPr>
      <w:r>
        <w:rPr>
          <w:b/>
          <w:bCs/>
        </w:rPr>
        <w:t xml:space="preserve">Section 4.08 Legal Proceedings. </w:t>
      </w:r>
      <w:r>
        <w:t>There is no Action of any nature pending or threatened against or by Buyer that challenge or seek to prevent, enjoin or otherwise delay the transactions contemplated by this Agreement.</w:t>
      </w:r>
    </w:p>
    <w:p w14:paraId="3443EF3D" w14:textId="77777777" w:rsidR="00E65CF2" w:rsidRDefault="00B61B24">
      <w:pPr>
        <w:spacing w:after="160" w:line="276" w:lineRule="auto"/>
        <w:ind w:firstLine="720"/>
        <w:jc w:val="both"/>
      </w:pPr>
      <w:r>
        <w:rPr>
          <w:b/>
          <w:bCs/>
        </w:rPr>
        <w:t xml:space="preserve">Section 4.09 Compliance with Other Instruments. </w:t>
      </w:r>
      <w:r>
        <w:t>Buyer is not in violation or default of any provision of (a) its governing documents as in effect immediately prior to the Closing; (b) any material instrument, mortgage, deed of trust, loan, contract, commitment, judgment, decree, order, or obligation to which it is a party or by which it or any of its properties or assets are bound; (c) any federal, state, or local statute, rule, or governmental regulation; (d) any federal, state, or local statute, rule, or governmental regulation, except for such failure</w:t>
      </w:r>
      <w:r>
        <w:t>s as would not be reasonably expected to materially adversely affect the ability of Buyer to perform its obligations under this Agreement.</w:t>
      </w:r>
    </w:p>
    <w:p w14:paraId="2D3DD8A5" w14:textId="77777777" w:rsidR="00E65CF2" w:rsidRDefault="00B61B24">
      <w:pPr>
        <w:spacing w:after="160" w:line="276" w:lineRule="auto"/>
        <w:ind w:firstLine="720"/>
        <w:jc w:val="both"/>
      </w:pPr>
      <w:r>
        <w:rPr>
          <w:b/>
          <w:bCs/>
        </w:rPr>
        <w:t xml:space="preserve">Section 4.10 No Other Representations or Warranties. </w:t>
      </w:r>
      <w:r>
        <w:t>Except for the representations and warranties contained in this Article, Buyer has not made and does not make any other express or implied representations or warranties, written or oral.</w:t>
      </w:r>
    </w:p>
    <w:p w14:paraId="38ACF17B" w14:textId="77777777" w:rsidR="00E65CF2" w:rsidRDefault="00B61B24">
      <w:pPr>
        <w:spacing w:after="160" w:line="276" w:lineRule="auto"/>
        <w:jc w:val="center"/>
      </w:pPr>
      <w:r>
        <w:rPr>
          <w:b/>
          <w:bCs/>
        </w:rPr>
        <w:t>ARTICLE V</w:t>
      </w:r>
    </w:p>
    <w:p w14:paraId="5DB8D6B8" w14:textId="77777777" w:rsidR="00E65CF2" w:rsidRDefault="00B61B24">
      <w:pPr>
        <w:spacing w:after="160" w:line="276" w:lineRule="auto"/>
        <w:jc w:val="center"/>
      </w:pPr>
      <w:r>
        <w:rPr>
          <w:b/>
          <w:bCs/>
        </w:rPr>
        <w:t>COVENANTS</w:t>
      </w:r>
    </w:p>
    <w:p w14:paraId="17124549" w14:textId="77777777" w:rsidR="00E65CF2" w:rsidRDefault="00B61B24">
      <w:pPr>
        <w:spacing w:after="160" w:line="276" w:lineRule="auto"/>
        <w:ind w:firstLine="720"/>
        <w:jc w:val="both"/>
      </w:pPr>
      <w:r>
        <w:rPr>
          <w:b/>
          <w:bCs/>
        </w:rPr>
        <w:t xml:space="preserve">Section 5.01 Confidentiality. </w:t>
      </w:r>
      <w:r>
        <w:t xml:space="preserve">From and after the Closing, Sellers shall hold in confidence any and all information, in any form concerning the Company, except to the extent that Sellers can show that such information: (a) is generally available to and known by the public through no fault of Sellers; or (b) is lawfully acquired by Sellers from and after the Closing from sources which are </w:t>
      </w:r>
      <w:r>
        <w:lastRenderedPageBreak/>
        <w:t>not prohibited from disclosing such information by a legal, contractual, or fiduciary obligation. If Sellers are compelled to disclose any information b</w:t>
      </w:r>
      <w:r>
        <w:t>y Governmental Order or Law, Sellers shall promptly notify Buyer in writing and shall disclose only that portion of such information which is legally required to be disclosed, provided that Sellers shall use reasonable best efforts to obtain as promptly as possible an appropriate protective order or other reasonable assurance that confidential treatment will be accorded such information.</w:t>
      </w:r>
    </w:p>
    <w:p w14:paraId="32F8BF56" w14:textId="77777777" w:rsidR="00E65CF2" w:rsidRDefault="00B61B24">
      <w:pPr>
        <w:spacing w:after="160" w:line="276" w:lineRule="auto"/>
        <w:ind w:firstLine="720"/>
        <w:jc w:val="both"/>
      </w:pPr>
      <w:r>
        <w:rPr>
          <w:b/>
          <w:bCs/>
        </w:rPr>
        <w:t xml:space="preserve">Section 5.02 Further Assurances. </w:t>
      </w:r>
      <w:r>
        <w:t>Following the Closing, each of the parties hereto shall execute and deliver such additional documents and instruments and take such further actions as may be reasonably required to carry out the provisions hereof and give effect to the transaction contemplated by this Agreement.</w:t>
      </w:r>
    </w:p>
    <w:p w14:paraId="0BD11A77" w14:textId="77777777" w:rsidR="00E65CF2" w:rsidRDefault="00B61B24">
      <w:pPr>
        <w:spacing w:after="160" w:line="276" w:lineRule="auto"/>
        <w:ind w:firstLine="720"/>
        <w:jc w:val="both"/>
      </w:pPr>
      <w:commentRangeStart w:id="29"/>
      <w:commentRangeStart w:id="30"/>
      <w:commentRangeStart w:id="102"/>
      <w:ins w:id="31" w:author="Geoff Schackmann" w:date="2026-07-15T12:00:00Z">
        <w:r>
          <w:t xml:space="preserve"> Section 5.03 Interim Operating Covenants. From the Closing until release of the Exhibit B Assignment, Sellers shall not, and shall cause the Company not to, without Buyer’s prior written consent: (i) declare or pay any distribution; (ii) incur any indebtedness or grant any Encumbrance on the Membership Interests, the Company’s assets, or its licenses or Medicare enrollment; (iii) issue any membership interests or admit any member; (iv) amend the Company Agreement or certificate of formation; (v) modify, su</w:t>
        </w:r>
        <w:r>
          <w:t>rrender, or fail to maintain the Company’s HCSSA license, NPI, PTAN, CCN, or PECOS enrollment; (vi) make any filing with HHSC, CMS, or any Medicare Administrative Contractor; (vii) dissolve, merge, or convert the Company; or (viii) enter into any contract binding the Company. Sellers shall cooperate with all filings reasonably required to maintain the Company’s licensure and enrollment in good standing. Concurrently with the Closing, the parties shall execute an Amended and Restated Company Agreement design</w:t>
        </w:r>
        <w:r>
          <w:t>ating Buyer as sole Manager of the Company, with Sellers retaining their 51% economic interest until release of the Exhibit B Assignment, at which time all Seller consent rights under this Section terminate automatically.</w:t>
        </w:r>
      </w:ins>
      <w:commentRangeEnd w:id="29"/>
      <w:r>
        <w:rPr>
          <w:rStyle w:val="CommentReference"/>
          <w:sz w:val="24"/>
          <w:szCs w:val="24"/>
        </w:rPr>
        <w:commentReference w:id="29"/>
      </w:r>
      <w:commentRangeEnd w:id="30"/>
      <w:r w:rsidR="007927BB">
        <w:rPr>
          <w:rStyle w:val="CommentReference"/>
          <w:sz w:val="24"/>
          <w:szCs w:val="24"/>
        </w:rPr>
        <w:commentReference w:id="30"/>
      </w:r>
      <w:commentRangeEnd w:id="102"/>
      <w:r>
        <w:rPr>
          <w:rStyle w:val="CommentReference"/>
          <w:sz w:val="24"/>
          <w:szCs w:val="24"/>
        </w:rPr>
        <w:commentReference w:id="102"/>
      </w:r>
    </w:p>
    <w:p w14:paraId="6FF100FF" w14:textId="77777777" w:rsidR="00E65CF2" w:rsidRDefault="00B61B24">
      <w:pPr>
        <w:spacing w:after="160" w:line="276" w:lineRule="auto"/>
        <w:jc w:val="center"/>
      </w:pPr>
      <w:r>
        <w:rPr>
          <w:b/>
          <w:bCs/>
        </w:rPr>
        <w:t>ARTICLE VI</w:t>
      </w:r>
    </w:p>
    <w:p w14:paraId="0BC03891" w14:textId="77777777" w:rsidR="00E65CF2" w:rsidRDefault="00B61B24">
      <w:pPr>
        <w:spacing w:after="160" w:line="276" w:lineRule="auto"/>
        <w:jc w:val="center"/>
      </w:pPr>
      <w:r>
        <w:rPr>
          <w:b/>
          <w:bCs/>
        </w:rPr>
        <w:t>TAX MATTERS</w:t>
      </w:r>
    </w:p>
    <w:p w14:paraId="6846C4CD" w14:textId="77777777" w:rsidR="00E65CF2" w:rsidRDefault="00B61B24">
      <w:pPr>
        <w:spacing w:after="160" w:line="276" w:lineRule="auto"/>
        <w:ind w:firstLine="720"/>
        <w:jc w:val="both"/>
      </w:pPr>
      <w:r>
        <w:rPr>
          <w:b/>
          <w:bCs/>
        </w:rPr>
        <w:t xml:space="preserve">Section 6.01 Tax Covenants. </w:t>
      </w:r>
    </w:p>
    <w:p w14:paraId="7DF8DA2A" w14:textId="77777777" w:rsidR="00E65CF2" w:rsidRDefault="00B61B24">
      <w:pPr>
        <w:spacing w:after="160" w:line="276" w:lineRule="auto"/>
        <w:ind w:firstLine="720"/>
        <w:jc w:val="both"/>
      </w:pPr>
      <w:r>
        <w:t>(a) Without the prior written consent of Buyer, Sellers shall not, to the extent it may affect or relate to the Company: (i) make, change, or rescind any Tax election; (ii) amend any Tax Return; (iii) take any position on any Tax Return; or (iv) take any action, omit to take any action, or enter into any other transaction that would have the effect of increasing the Tax liability or reducing any Tax asset of Buyer or the Company, in respect of any taxable period that begins after the Closing Date or, in res</w:t>
      </w:r>
      <w:r>
        <w:t>pect of any taxable period that begins before and ends after the Closing Date. An exception to the above would be as a result of a Internal Revenue Service (IRS) audit examination of the Company during a Tax period of which the Sellers owned the Company.</w:t>
      </w:r>
    </w:p>
    <w:p w14:paraId="4ED67A76" w14:textId="77777777" w:rsidR="00E65CF2" w:rsidRDefault="00B61B24">
      <w:pPr>
        <w:spacing w:after="160" w:line="276" w:lineRule="auto"/>
        <w:ind w:firstLine="720"/>
        <w:jc w:val="both"/>
      </w:pPr>
      <w:r>
        <w:t xml:space="preserve">(b) All transfer, documentary, sales, use, stamp, registration, value added, and other such Taxes and fees (including any penalties and interest) incurred in connection with this Agreement </w:t>
      </w:r>
      <w:r>
        <w:lastRenderedPageBreak/>
        <w:t>shall be borne and paid by Sellers when due. Sellers shall, at its own expense, timely file any Tax Return or other document with respect to such Taxes or fees (and Buyer shall cooperate with respect thereto as necessary).</w:t>
      </w:r>
    </w:p>
    <w:p w14:paraId="1524EECA" w14:textId="77777777" w:rsidR="00E65CF2" w:rsidRDefault="00B61B24">
      <w:pPr>
        <w:spacing w:after="160" w:line="276" w:lineRule="auto"/>
        <w:ind w:firstLine="720"/>
        <w:jc w:val="both"/>
      </w:pPr>
      <w:r>
        <w:t>(c) Buyer shall prepare, or cause to be prepared, all Tax Returns required to be filed by the Company after the Closing Date with respect to any taxable period or portion thereof ending on or after the Closing Date. Sellers shall prepare, or cause to be prepared, all Tax Returns required to be filed by the Company before the Closing Date with respect to any taxable period or portion thereof ending on or before the Closing Date.</w:t>
      </w:r>
    </w:p>
    <w:p w14:paraId="44E980C4" w14:textId="77777777" w:rsidR="00E65CF2" w:rsidRDefault="00B61B24">
      <w:pPr>
        <w:spacing w:after="160" w:line="276" w:lineRule="auto"/>
        <w:ind w:firstLine="720"/>
        <w:jc w:val="both"/>
      </w:pPr>
      <w:r>
        <w:rPr>
          <w:b/>
          <w:bCs/>
        </w:rPr>
        <w:t xml:space="preserve">Section 6.02 Cooperation and Exchange of Information. </w:t>
      </w:r>
      <w:r>
        <w:t>Sellers and Buyer shall provide each other with such cooperation and information as either of them reasonably may request of the other in filing any Tax Return pursuant to this ARTICLE VI or in connection with any audit or other proceeding in respect of Taxes of the Company, including providing copies of relevant Tax Returns and accompanying documents. Each of Sellers and Buyer shall retain all Tax Returns and other documents in its possession relating to Tax matters of the Company for any Pre-Closing Tax P</w:t>
      </w:r>
      <w:r>
        <w:t>eriod (collectively, "Tax Records") until the expiration of the statute of limitations of the taxable periods to which such Tax Records relate.</w:t>
      </w:r>
    </w:p>
    <w:p w14:paraId="4CFDC0AF" w14:textId="77777777" w:rsidR="00E65CF2" w:rsidRDefault="00B61B24">
      <w:pPr>
        <w:spacing w:after="160" w:line="276" w:lineRule="auto"/>
        <w:ind w:firstLine="720"/>
        <w:jc w:val="both"/>
      </w:pPr>
      <w:r>
        <w:rPr>
          <w:b/>
          <w:bCs/>
        </w:rPr>
        <w:t xml:space="preserve">Section 6.02 Tax Treatment. </w:t>
      </w:r>
      <w:r>
        <w:t>Sellers and Buyer agree that the transaction contemplated hereby will be treated for U.S. federal income Tax purposes and applicable state income Tax purposes as a taxable sale by Sellers and a purchase by Buyer of the member units of the Company. The tax treatment of the sale shall be the responsibility of Sellers. The Parties agree that this transaction and agreement is not an asset sale but shall treated as a capital or stock sale.</w:t>
      </w:r>
    </w:p>
    <w:p w14:paraId="3DD5DF7A" w14:textId="77777777" w:rsidR="00E65CF2" w:rsidRDefault="00B61B24">
      <w:pPr>
        <w:spacing w:after="160" w:line="276" w:lineRule="auto"/>
        <w:jc w:val="center"/>
      </w:pPr>
      <w:r>
        <w:rPr>
          <w:b/>
          <w:bCs/>
        </w:rPr>
        <w:t>ARTICLE VII</w:t>
      </w:r>
    </w:p>
    <w:p w14:paraId="50EB265C" w14:textId="77777777" w:rsidR="00E65CF2" w:rsidRDefault="00B61B24">
      <w:pPr>
        <w:spacing w:after="160" w:line="276" w:lineRule="auto"/>
        <w:jc w:val="center"/>
      </w:pPr>
      <w:r>
        <w:rPr>
          <w:b/>
          <w:bCs/>
        </w:rPr>
        <w:t>INDEMNIFICATION</w:t>
      </w:r>
    </w:p>
    <w:p w14:paraId="682B657F" w14:textId="77777777" w:rsidR="00E65CF2" w:rsidRDefault="00B61B24">
      <w:pPr>
        <w:spacing w:after="160" w:line="276" w:lineRule="auto"/>
        <w:ind w:firstLine="720"/>
        <w:jc w:val="both"/>
      </w:pPr>
      <w:r>
        <w:rPr>
          <w:b/>
          <w:bCs/>
        </w:rPr>
        <w:t xml:space="preserve">Section 7.01 Mutual Indemnification. </w:t>
      </w:r>
      <w:r>
        <w:t>Sellers agrees to indemnify, defend and hold harmless Purchaser and his insurers, successors, representatives, attorneys and assigns, from and against any and all expenses, losses, costs, deficiencies, liabilities and damages (including related counsel fees and expenses) arising out of or due to (i) a breach of any of the representations, warranties or covenants of Sellers contained in this Agreement or (ii) the default in the performance of any of the covenants or agreements made by Sellers in this Agreeme</w:t>
      </w:r>
      <w:r>
        <w:t>nt. Buyer agrees to indemnify, defend and hold harmless Seller and his insurers, successors, representatives, attorneys and assigns, from and against any and all expenses, losses, costs, deficiencies, liabilities and damages (including related counsel fees and expenses) arising out of or due to (i) a breach of any of the representations, warranties or covenants of Buyer contained in this Agreement or (ii) the default in the performance of any of the covenants or agreements made by Buyer in this Agreement. B</w:t>
      </w:r>
      <w:r>
        <w:t>oth parties agree that there shall be no indemnification by Sellers regarding any CMS CAP Liability, whether it is incurred before or after the closing date.</w:t>
      </w:r>
    </w:p>
    <w:p w14:paraId="63E19D50" w14:textId="77777777" w:rsidR="00E65CF2" w:rsidRDefault="00B61B24">
      <w:pPr>
        <w:spacing w:after="160" w:line="276" w:lineRule="auto"/>
        <w:jc w:val="center"/>
      </w:pPr>
      <w:r>
        <w:rPr>
          <w:b/>
          <w:bCs/>
        </w:rPr>
        <w:t>ARTICLE VIII</w:t>
      </w:r>
    </w:p>
    <w:p w14:paraId="615D00A5" w14:textId="77777777" w:rsidR="00E65CF2" w:rsidRDefault="00B61B24">
      <w:pPr>
        <w:spacing w:after="160" w:line="276" w:lineRule="auto"/>
        <w:jc w:val="center"/>
      </w:pPr>
      <w:r>
        <w:rPr>
          <w:b/>
          <w:bCs/>
        </w:rPr>
        <w:lastRenderedPageBreak/>
        <w:t>MISCELLANEOUS</w:t>
      </w:r>
    </w:p>
    <w:p w14:paraId="47EE9A13" w14:textId="77777777" w:rsidR="00E65CF2" w:rsidRDefault="00B61B24">
      <w:pPr>
        <w:spacing w:after="160" w:line="276" w:lineRule="auto"/>
        <w:ind w:firstLine="720"/>
        <w:jc w:val="both"/>
      </w:pPr>
      <w:r>
        <w:rPr>
          <w:b/>
          <w:bCs/>
        </w:rPr>
        <w:t xml:space="preserve">Section 8.01 Expenses. </w:t>
      </w:r>
      <w:r>
        <w:t>All costs and expenses incurred in connection with this Agreement and the transactions contemplated hereby shall be paid by the party incurring such costs and expenses.</w:t>
      </w:r>
    </w:p>
    <w:p w14:paraId="2799A677" w14:textId="77777777" w:rsidR="00E65CF2" w:rsidRDefault="00B61B24">
      <w:pPr>
        <w:spacing w:after="160" w:line="276" w:lineRule="auto"/>
        <w:ind w:firstLine="720"/>
        <w:jc w:val="both"/>
      </w:pPr>
      <w:r>
        <w:rPr>
          <w:b/>
          <w:bCs/>
        </w:rPr>
        <w:t xml:space="preserve">Section 8.02 Notices. </w:t>
      </w:r>
      <w:r>
        <w:t xml:space="preserve">All notices, claims, demands,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facsimile or email of a PDF document (with confirmation of transmission) if sent during normal business hours of the recipient, and on the next business day if sent after normal business </w:t>
      </w:r>
      <w:r>
        <w:t>hours of the recipient; or (d) on the third day after the date mailed, by certified or registered mail, return receipt requested, postage prepaid, if sent to the respective parties at the following addresses (or at such other address for a party as shall be specified in a notice given in accordance with this section. If to Sellers: Dennis Hendrix at: denrix2000@yahoo.com, Angel J Resendiz at: jorge@dhjrlp.com If to Buyer: Geoffery Michael Schackmann at: geoff@azaleahospice.com</w:t>
      </w:r>
    </w:p>
    <w:p w14:paraId="4C93FBB8" w14:textId="77777777" w:rsidR="00E65CF2" w:rsidRDefault="00B61B24">
      <w:pPr>
        <w:spacing w:after="160" w:line="276" w:lineRule="auto"/>
        <w:ind w:firstLine="720"/>
        <w:jc w:val="both"/>
      </w:pPr>
      <w:r>
        <w:rPr>
          <w:b/>
          <w:bCs/>
        </w:rPr>
        <w:t xml:space="preserve">Section 8.03 Interpretation; Headings. </w:t>
      </w:r>
      <w:r>
        <w:t>This Agreement shall be construed without regard to any presumption or rule requiring construction or interpretation against the party drafting an instrument or causing any instrument to be drafted. The headings in this Agreement are for reference only and shall not affect the interpretation of this Agreement.</w:t>
      </w:r>
    </w:p>
    <w:p w14:paraId="642CAF89" w14:textId="77777777" w:rsidR="00E65CF2" w:rsidRDefault="00B61B24">
      <w:pPr>
        <w:spacing w:after="160" w:line="276" w:lineRule="auto"/>
        <w:ind w:firstLine="720"/>
        <w:jc w:val="both"/>
      </w:pPr>
      <w:r>
        <w:rPr>
          <w:b/>
          <w:bCs/>
        </w:rPr>
        <w:t xml:space="preserve">Section 8.04 Severability. </w:t>
      </w:r>
      <w:r>
        <w:t>If any term or provision of this Agreement is invalid, illegal, or unenforceable in any jurisdiction, such invalidity, illegality, or unenforceability shall not affect any other term or provision of this Agreement.</w:t>
      </w:r>
    </w:p>
    <w:p w14:paraId="215717FA" w14:textId="77777777" w:rsidR="00E65CF2" w:rsidRDefault="00B61B24">
      <w:pPr>
        <w:spacing w:after="160" w:line="276" w:lineRule="auto"/>
        <w:ind w:firstLine="720"/>
        <w:jc w:val="both"/>
      </w:pPr>
      <w:r>
        <w:rPr>
          <w:b/>
          <w:bCs/>
        </w:rPr>
        <w:t xml:space="preserve">Section 8.05 Entire Agreement. </w:t>
      </w:r>
      <w:r>
        <w:t>This Agreement constitutes the sole and entire agreement of the parties to this Agreement with respect to the subject matter contained herein and therein, and supersede all prior and contemporaneous understandings and agreements, both written and oral, with respect to such subject matter. In the event of any inconsistency between the statements in the body of this Agreement, any exhibits, and the Disclosure Schedules (other than an exception expressly set forth as such in the Disclosure Schedules), the stat</w:t>
      </w:r>
      <w:r>
        <w:t>ements in the body of this Agreement will control.</w:t>
      </w:r>
    </w:p>
    <w:p w14:paraId="253F994E" w14:textId="77777777" w:rsidR="00E65CF2" w:rsidRDefault="00B61B24">
      <w:pPr>
        <w:spacing w:after="160" w:line="276" w:lineRule="auto"/>
        <w:ind w:firstLine="720"/>
        <w:jc w:val="both"/>
      </w:pPr>
      <w:r>
        <w:rPr>
          <w:b/>
          <w:bCs/>
        </w:rPr>
        <w:t xml:space="preserve">Section 8.06 Successors and Assigns. </w:t>
      </w:r>
      <w:r>
        <w:t>This Agreement shall be binding upon and shall inure to the benefit of the parties hereto and their respective successors and assigns. Neither party may assign its rights or obligations hereunder without the prior written consent of the other party, which consent shall not be unreasonably withheld or delayed. No assignment shall relieve the assigning party of any of its obligations hereunder.</w:t>
      </w:r>
    </w:p>
    <w:p w14:paraId="13E903C1" w14:textId="77777777" w:rsidR="00E65CF2" w:rsidRDefault="00B61B24">
      <w:pPr>
        <w:spacing w:after="160" w:line="276" w:lineRule="auto"/>
        <w:ind w:firstLine="720"/>
        <w:jc w:val="both"/>
      </w:pPr>
      <w:r>
        <w:rPr>
          <w:b/>
          <w:bCs/>
        </w:rPr>
        <w:t xml:space="preserve">Section 8.07 Amendment and Modification; Waiver. </w:t>
      </w:r>
      <w:r>
        <w:t xml:space="preserve">This Agreement may only be amended, modified, or supplemented by an agreement in writing signed by each party hereto. No waiver by any party of any of the provisions hereof shall be effective unless explicitly set forth in </w:t>
      </w:r>
      <w:r>
        <w:lastRenderedPageBreak/>
        <w:t>writing and signed by the party so waiving. No failure to exercise, or delay in exercising, any right or remedy arising from this Agreement shall operate or be construed as a waiver thereof. No single or partial exercise of any right or remedy hereunder shall preclude any other or further</w:t>
      </w:r>
      <w:r>
        <w:t xml:space="preserve"> exercise thereof or the exercise of any other right or remedy.</w:t>
      </w:r>
    </w:p>
    <w:p w14:paraId="6D41C25A" w14:textId="4C3B9C7D" w:rsidR="00E65CF2" w:rsidRDefault="00B61B24">
      <w:pPr>
        <w:spacing w:after="160" w:line="276" w:lineRule="auto"/>
        <w:ind w:firstLine="720"/>
        <w:jc w:val="both"/>
      </w:pPr>
      <w:commentRangeStart w:id="32"/>
      <w:commentRangeStart w:id="33"/>
      <w:commentRangeStart w:id="103"/>
      <w:r>
        <w:rPr>
          <w:b/>
          <w:bCs/>
        </w:rPr>
        <w:t xml:space="preserve">Section 8.08 Governing Law; Arbitration. </w:t>
      </w:r>
      <w:r>
        <w:t>All matters arising out of or relating to this Agreement shall be governed by and construed in accordance with the internal laws of the State of Texas without giving effect to any choice or conflict of law provision or rule (whether of the State of Texas or any other jurisdiction). Any legal suit, action, proceeding, or dispute arising out of or related to this Agreement, or the transactions contemplated hereby or thereby shall be settled by binding arbitration administered by the American Arbitration Assoc</w:t>
      </w:r>
      <w:r>
        <w:t xml:space="preserve">iation ("AAA") in accordance with its Commercial Arbitration Rules then in effect (the "Rules"). Notwithstanding the foregoing, the parties agree that the arbitration shall be conducted by a single arbitrator (the "Arbitrator"), who shall be selected in accordance with the Rules. </w:t>
      </w:r>
      <w:del w:id="34" w:author="Geoff Schackmann" w:date="2026-07-15T12:00:00Z">
        <w:r>
          <w:delText>The place of arbitration shall be Denton, Texas.</w:delText>
        </w:r>
      </w:del>
      <w:ins w:id="35" w:author="Geoff Schackmann" w:date="2026-07-15T12:00:00Z">
        <w:r>
          <w:t xml:space="preserve">  The place of arbitration shall be </w:t>
        </w:r>
      </w:ins>
      <w:r w:rsidR="007927BB" w:rsidRPr="007927BB">
        <w:rPr>
          <w:color w:val="EE0000"/>
        </w:rPr>
        <w:t>Bexar</w:t>
      </w:r>
      <w:ins w:id="36" w:author="Geoff Schackmann" w:date="2026-07-15T12:00:00Z">
        <w:r w:rsidRPr="007927BB">
          <w:rPr>
            <w:color w:val="EE0000"/>
          </w:rPr>
          <w:t xml:space="preserve"> County</w:t>
        </w:r>
        <w:r>
          <w:t>, Texas.</w:t>
        </w:r>
      </w:ins>
      <w:r>
        <w:t xml:space="preserve"> The Arbitrator shall issue a reasoned award, and any award rendered by the Arbitrator may be confirmed, judgment entered upon, or enforced in any court having jurisdiction thereof, including the state or federal courts located in Bexar County, Texas. The parties shall cooperate in good faith in the exchange of non-privileged information and documents relevant to the dispute. Each party shall bear its own attorneys' fees and costs, except that the prevailing party shall be entitled to recover its reasonable</w:t>
      </w:r>
      <w:r>
        <w:t xml:space="preserve"> attorneys' fees and costs from the non-prevailing party as determined by the Arbitrator. The Arbitrator shall have the authority to allocate AAA administrative fees and Arbitrator compensation between the parties as part of the award. Discovery shall be limited to that permitted under the Rules, unless the parties agree otherwise or the Arbitrator determines that more extensive discovery is warranted. The arbitration proceedings, including the fact of arbitration, the dispute, and the award, shall be confi</w:t>
      </w:r>
      <w:r>
        <w:t>dential, except as required by law or for enforcement purposes. The Arbitrator and the parties shall maintain such confidentiality.</w:t>
      </w:r>
      <w:commentRangeEnd w:id="32"/>
      <w:r>
        <w:rPr>
          <w:rStyle w:val="CommentReference"/>
          <w:sz w:val="24"/>
          <w:szCs w:val="24"/>
        </w:rPr>
        <w:commentReference w:id="32"/>
      </w:r>
      <w:commentRangeEnd w:id="33"/>
      <w:r w:rsidR="007927BB">
        <w:rPr>
          <w:rStyle w:val="CommentReference"/>
          <w:sz w:val="24"/>
          <w:szCs w:val="24"/>
        </w:rPr>
        <w:commentReference w:id="33"/>
      </w:r>
      <w:commentRangeEnd w:id="103"/>
      <w:r>
        <w:rPr>
          <w:rStyle w:val="CommentReference"/>
          <w:sz w:val="24"/>
          <w:szCs w:val="24"/>
        </w:rPr>
        <w:commentReference w:id="103"/>
      </w:r>
    </w:p>
    <w:p w14:paraId="0EC9DC3A" w14:textId="77777777" w:rsidR="00E65CF2" w:rsidRDefault="00B61B24">
      <w:pPr>
        <w:spacing w:after="160" w:line="276" w:lineRule="auto"/>
        <w:ind w:firstLine="720"/>
        <w:jc w:val="both"/>
      </w:pPr>
      <w:r>
        <w:rPr>
          <w:b/>
          <w:bCs/>
        </w:rPr>
        <w:t xml:space="preserve">Section 8.09 Counterparts. </w:t>
      </w:r>
      <w:r>
        <w:t>This Agreement may be executed in counterparts, each of which shall be deemed an original, but all of which together shall be deemed to be one and the same agreement. A signed copy of this Agreement delivered by email or other means of electronic transmission shall be deemed to have the same legal effect as delivery of an original signed copy of this Agreement.</w:t>
      </w:r>
    </w:p>
    <w:p w14:paraId="71125557" w14:textId="77777777" w:rsidR="00E65CF2" w:rsidRDefault="00B61B24">
      <w:pPr>
        <w:spacing w:after="160" w:line="276" w:lineRule="auto"/>
        <w:ind w:firstLine="720"/>
        <w:jc w:val="both"/>
      </w:pPr>
      <w:r>
        <w:t>[SIGNATURE PAGE FOLLOWS]</w:t>
      </w:r>
    </w:p>
    <w:p w14:paraId="6760D441" w14:textId="77777777" w:rsidR="00E65CF2" w:rsidRDefault="00B61B24">
      <w:pPr>
        <w:spacing w:after="160" w:line="276" w:lineRule="auto"/>
        <w:ind w:firstLine="720"/>
        <w:jc w:val="both"/>
      </w:pPr>
      <w:r>
        <w:t>IN WITNESS WHEREOF, the parties hereto have caused this Agreement to be executed as of the date first written above by their respective officers thereunto duly authorized.</w:t>
      </w:r>
    </w:p>
    <w:p w14:paraId="08BB9FCD" w14:textId="77777777" w:rsidR="00E65CF2" w:rsidRDefault="00B61B24">
      <w:pPr>
        <w:spacing w:after="160" w:line="276" w:lineRule="auto"/>
        <w:ind w:firstLine="720"/>
        <w:jc w:val="both"/>
      </w:pPr>
      <w:r>
        <w:t>Sellers:</w:t>
      </w:r>
    </w:p>
    <w:p w14:paraId="20EE3B50" w14:textId="77777777" w:rsidR="00E65CF2" w:rsidRDefault="00B61B24">
      <w:pPr>
        <w:spacing w:after="160" w:line="276" w:lineRule="auto"/>
        <w:ind w:firstLine="720"/>
        <w:jc w:val="both"/>
      </w:pPr>
      <w:r>
        <w:t>By: _________________________</w:t>
      </w:r>
    </w:p>
    <w:p w14:paraId="6E663C9C" w14:textId="77777777" w:rsidR="00E65CF2" w:rsidRDefault="00B61B24">
      <w:pPr>
        <w:spacing w:after="160" w:line="276" w:lineRule="auto"/>
        <w:ind w:firstLine="720"/>
        <w:jc w:val="both"/>
      </w:pPr>
      <w:r>
        <w:t>ANGEL J. RESENDIZ</w:t>
      </w:r>
    </w:p>
    <w:p w14:paraId="633010A0" w14:textId="77777777" w:rsidR="00E65CF2" w:rsidRDefault="00B61B24">
      <w:pPr>
        <w:spacing w:after="160" w:line="276" w:lineRule="auto"/>
        <w:ind w:firstLine="720"/>
        <w:jc w:val="both"/>
      </w:pPr>
      <w:r>
        <w:lastRenderedPageBreak/>
        <w:t>By: _________________________</w:t>
      </w:r>
    </w:p>
    <w:p w14:paraId="45FAAFCD" w14:textId="77777777" w:rsidR="00E65CF2" w:rsidRDefault="00B61B24">
      <w:pPr>
        <w:spacing w:after="160" w:line="276" w:lineRule="auto"/>
        <w:ind w:firstLine="720"/>
        <w:jc w:val="both"/>
      </w:pPr>
      <w:r>
        <w:t>DENNIS M. HENDRIX</w:t>
      </w:r>
    </w:p>
    <w:p w14:paraId="3D3737F8" w14:textId="77777777" w:rsidR="00E65CF2" w:rsidRDefault="00B61B24">
      <w:pPr>
        <w:spacing w:after="160" w:line="276" w:lineRule="auto"/>
        <w:ind w:firstLine="720"/>
        <w:jc w:val="both"/>
      </w:pPr>
      <w:r>
        <w:t>Buyer:</w:t>
      </w:r>
    </w:p>
    <w:p w14:paraId="0A6AFF89" w14:textId="77777777" w:rsidR="00E65CF2" w:rsidRDefault="00B61B24">
      <w:pPr>
        <w:spacing w:after="160" w:line="276" w:lineRule="auto"/>
        <w:ind w:firstLine="720"/>
        <w:jc w:val="both"/>
      </w:pPr>
      <w:r>
        <w:t>By: _________________________</w:t>
      </w:r>
    </w:p>
    <w:p w14:paraId="45D9E776" w14:textId="77777777" w:rsidR="00E65CF2" w:rsidRDefault="00B61B24">
      <w:pPr>
        <w:spacing w:after="160" w:line="276" w:lineRule="auto"/>
        <w:ind w:firstLine="720"/>
        <w:jc w:val="both"/>
      </w:pPr>
      <w:commentRangeStart w:id="37"/>
      <w:commentRangeStart w:id="38"/>
      <w:del w:id="39" w:author="Geoff Schackmann" w:date="2026-07-15T12:00:00Z">
        <w:r>
          <w:delText>GEOFFERY MICHAEL CHACKMANN</w:delText>
        </w:r>
      </w:del>
      <w:ins w:id="40" w:author="Geoff Schackmann" w:date="2026-07-15T12:00:00Z">
        <w:r>
          <w:t xml:space="preserve">  TYLER HOSPICE HOLD, LLC — By: Geoff Schackmann, Manager</w:t>
        </w:r>
      </w:ins>
      <w:commentRangeEnd w:id="37"/>
      <w:r>
        <w:rPr>
          <w:rStyle w:val="CommentReference"/>
          <w:sz w:val="24"/>
          <w:szCs w:val="24"/>
        </w:rPr>
        <w:commentReference w:id="37"/>
      </w:r>
      <w:commentRangeEnd w:id="38"/>
      <w:r w:rsidR="007927BB">
        <w:rPr>
          <w:rStyle w:val="CommentReference"/>
          <w:sz w:val="24"/>
          <w:szCs w:val="24"/>
        </w:rPr>
        <w:commentReference w:id="38"/>
      </w:r>
    </w:p>
    <w:p w14:paraId="539178A7" w14:textId="77777777" w:rsidR="00E65CF2" w:rsidRDefault="00B61B24">
      <w:pPr>
        <w:spacing w:after="160" w:line="276" w:lineRule="auto"/>
        <w:jc w:val="center"/>
      </w:pPr>
      <w:r>
        <w:rPr>
          <w:b/>
          <w:bCs/>
        </w:rPr>
        <w:t>EXHIBIT A Partial Assignment of the Membership Interests</w:t>
      </w:r>
    </w:p>
    <w:p w14:paraId="0ECE6FE5" w14:textId="77777777" w:rsidR="00E65CF2" w:rsidRDefault="00B61B24">
      <w:pPr>
        <w:spacing w:after="160" w:line="276" w:lineRule="auto"/>
        <w:ind w:firstLine="720"/>
        <w:jc w:val="both"/>
      </w:pPr>
      <w:commentRangeStart w:id="41"/>
      <w:commentRangeStart w:id="42"/>
      <w:r>
        <w:t xml:space="preserve">PARTIAL ASSIGNMENT OF MEMBERSHIP INTEREST THIS PARTIAL ASSIGNMENT OF MEMBERSHIP INTEREST (this "Assignment") is entered into as of August 1, 2026 by and between ANGEL J. RESENDIZ, DENNIS M. HENDRIX, and ("Assignors"), and </w:t>
      </w:r>
      <w:del w:id="43" w:author="Geoff Schackmann" w:date="2026-07-15T12:00:00Z">
        <w:r>
          <w:delText>GEOFFERY MICHAEL SCHACKMANN</w:delText>
        </w:r>
      </w:del>
      <w:ins w:id="44" w:author="Geoff Schackmann" w:date="2026-07-15T12:00:00Z">
        <w:r>
          <w:t xml:space="preserve">  TYLER HOSPICE HOLD, LLC</w:t>
        </w:r>
      </w:ins>
      <w:r>
        <w:t xml:space="preserve"> (“Assignee”).</w:t>
      </w:r>
      <w:commentRangeEnd w:id="41"/>
      <w:r>
        <w:rPr>
          <w:rStyle w:val="CommentReference"/>
          <w:sz w:val="24"/>
          <w:szCs w:val="24"/>
        </w:rPr>
        <w:commentReference w:id="41"/>
      </w:r>
      <w:commentRangeEnd w:id="42"/>
      <w:r w:rsidR="007927BB">
        <w:rPr>
          <w:rStyle w:val="CommentReference"/>
          <w:sz w:val="24"/>
          <w:szCs w:val="24"/>
        </w:rPr>
        <w:commentReference w:id="42"/>
      </w:r>
    </w:p>
    <w:p w14:paraId="20A753C6" w14:textId="77777777" w:rsidR="00E65CF2" w:rsidRDefault="00B61B24">
      <w:pPr>
        <w:spacing w:after="160" w:line="276" w:lineRule="auto"/>
        <w:jc w:val="center"/>
      </w:pPr>
      <w:r>
        <w:rPr>
          <w:b/>
          <w:bCs/>
        </w:rPr>
        <w:t>RECITALS</w:t>
      </w:r>
    </w:p>
    <w:p w14:paraId="4E459384" w14:textId="77777777" w:rsidR="00E65CF2" w:rsidRDefault="00B61B24">
      <w:pPr>
        <w:spacing w:after="160" w:line="276" w:lineRule="auto"/>
        <w:ind w:firstLine="720"/>
        <w:jc w:val="both"/>
      </w:pPr>
      <w:r>
        <w:t>WHEREAS, Assignors owns, beneficially and of record, 100% of the issued and outstanding membership interests (including all voting, consent, and economic rights associated with such membership interests, the "Membership Interest") in Refuge Hospice, LLC, a Texas limited liability company (the "Company");</w:t>
      </w:r>
    </w:p>
    <w:p w14:paraId="5E391ED2" w14:textId="77777777" w:rsidR="00E65CF2" w:rsidRDefault="00B61B24">
      <w:pPr>
        <w:spacing w:after="160" w:line="276" w:lineRule="auto"/>
        <w:ind w:firstLine="720"/>
        <w:jc w:val="both"/>
      </w:pPr>
      <w:r>
        <w:t>WHEREAS, Assignors and Assignee have entered into that certain Membership Interest Purchase Agreement, dated August 1, 2026 (the "Purchase Agreement"), pursuant to which, among other things, Assignors has agreed to sell, assign, and transfer 49% of its right, title, and interest in and to, and Assignee has agreed to accept, the Membership Interest; and</w:t>
      </w:r>
    </w:p>
    <w:p w14:paraId="50603F65" w14:textId="77777777" w:rsidR="00E65CF2" w:rsidRDefault="00B61B24">
      <w:pPr>
        <w:spacing w:after="160" w:line="276" w:lineRule="auto"/>
        <w:ind w:firstLine="720"/>
        <w:jc w:val="both"/>
      </w:pPr>
      <w:r>
        <w:t>WHEREAS, in order to affect the sale, transfer, and assignment of the Membership Interest to Assignee, Assignors and Assignee are executing and delivering this Assignment.</w:t>
      </w:r>
    </w:p>
    <w:p w14:paraId="176CEF1E" w14:textId="77777777" w:rsidR="00E65CF2" w:rsidRDefault="00B61B24">
      <w:pPr>
        <w:spacing w:after="160" w:line="276" w:lineRule="auto"/>
        <w:ind w:firstLine="720"/>
        <w:jc w:val="both"/>
      </w:pPr>
      <w:r>
        <w:t>NOW, THEREFORE, in consideration of the mutual covenants and agreements hereinafter set forth and for other good and valuable consideration, the receipt and sufficiency of which are hereby acknowledged, the parties hereto agree as follows: Assignment. Assignors hereby sell, assign, and transfer to Assignee, and Assignee hereby accepts, all of Assignors' right, title, and interest in and to the Membership Interest, free and clear of all Encumbrances.</w:t>
      </w:r>
    </w:p>
    <w:p w14:paraId="491E1B2E" w14:textId="77777777" w:rsidR="00E65CF2" w:rsidRDefault="00B61B24">
      <w:pPr>
        <w:spacing w:after="160" w:line="276" w:lineRule="auto"/>
        <w:ind w:firstLine="720"/>
        <w:jc w:val="both"/>
      </w:pPr>
      <w:r>
        <w:t>Section 1:Terms of the Purchase Agreement This Assignment is made in accordance with, and is subject to, the terms and conditions of the Purchase Agreement. Nothing in this Assignment, express or implied, is intended to or shall be construed to modify, expand, or limit any of the terms of the Purchase Agreement. Assignors and Assignee acknowledge and agree that no representations and warranties are made in this Assignment. The representations, warranties, covenants, and indemnities contained in the Purchase</w:t>
      </w:r>
      <w:r>
        <w:t xml:space="preserve"> Agreement shall not be superseded by this Assignment but shall remain in full force and effect to the full extent provided therein. In the event </w:t>
      </w:r>
      <w:r>
        <w:lastRenderedPageBreak/>
        <w:t>of any conflict or inconsistency between the terms of the Purchase Agreement and the terms hereof, the terms of the Purchase Agreement shall govern.</w:t>
      </w:r>
    </w:p>
    <w:p w14:paraId="23057FEA" w14:textId="77777777" w:rsidR="00E65CF2" w:rsidRDefault="00B61B24">
      <w:pPr>
        <w:spacing w:after="160" w:line="276" w:lineRule="auto"/>
        <w:ind w:firstLine="720"/>
        <w:jc w:val="both"/>
      </w:pPr>
      <w:r>
        <w:t>Section 2: Definitions All capitalized terms used in this Assignment but not otherwise defined herein are given the meanings set forth in the Purchase Agreement.</w:t>
      </w:r>
    </w:p>
    <w:p w14:paraId="2509036F" w14:textId="77777777" w:rsidR="00E65CF2" w:rsidRDefault="00B61B24">
      <w:pPr>
        <w:spacing w:after="160" w:line="276" w:lineRule="auto"/>
        <w:ind w:firstLine="720"/>
        <w:jc w:val="both"/>
      </w:pPr>
      <w:r>
        <w:t>Section 3: Further Assurances Each of Assignee and Assignors shall execute and deliver, at the reasonable request of the other party hereto, such additional documents, instruments, conveyances, and assurances and take such further actions as such other party may reasonably request to carry out the provisions hereof and give effect to the transactions contemplated by this Assignment.</w:t>
      </w:r>
    </w:p>
    <w:p w14:paraId="65D5817A" w14:textId="77777777" w:rsidR="00E65CF2" w:rsidRDefault="00B61B24">
      <w:pPr>
        <w:spacing w:after="160" w:line="276" w:lineRule="auto"/>
        <w:ind w:firstLine="720"/>
        <w:jc w:val="both"/>
      </w:pPr>
      <w:r>
        <w:t>Section 4: Successors and Assigns This Assignment shall bind and inure to the benefit of the parties hereto and their respective successors and assigns.</w:t>
      </w:r>
    </w:p>
    <w:p w14:paraId="4AD52273" w14:textId="77777777" w:rsidR="00E65CF2" w:rsidRDefault="00B61B24">
      <w:pPr>
        <w:spacing w:after="160" w:line="276" w:lineRule="auto"/>
        <w:ind w:firstLine="720"/>
        <w:jc w:val="both"/>
      </w:pPr>
      <w:r>
        <w:t>Section 5: Amendment and Modifications This Assignment may not be amended or modified in any manner other than by a written agreement signed by the party to be charged.</w:t>
      </w:r>
    </w:p>
    <w:p w14:paraId="6D977CA7" w14:textId="77777777" w:rsidR="00E65CF2" w:rsidRDefault="00B61B24">
      <w:pPr>
        <w:spacing w:after="160" w:line="276" w:lineRule="auto"/>
        <w:ind w:firstLine="720"/>
        <w:jc w:val="both"/>
      </w:pPr>
      <w:r>
        <w:t>Section 6: Governing Law This Assignment shall be governed by and construed in accordance with the internal laws of the State of Texas[without giving effect to any choice or conflict of law provision or rule (whether of the State of Texas or any other jurisdiction).</w:t>
      </w:r>
    </w:p>
    <w:p w14:paraId="6795FB91" w14:textId="77777777" w:rsidR="00E65CF2" w:rsidRDefault="00B61B24">
      <w:pPr>
        <w:spacing w:after="160" w:line="276" w:lineRule="auto"/>
        <w:ind w:firstLine="720"/>
        <w:jc w:val="both"/>
      </w:pPr>
      <w:r>
        <w:t>Section 7: Counterparts This Assignment may be executed in counterparts, each of which shall be deemed an original, but all of which together shall be deemed to be one and the same agreement. A signed copy of this Assignment delivered by email or other means of electronic transmission shall be deemed to have the same legal effect as delivery of an original signed copy of this Assignment.</w:t>
      </w:r>
    </w:p>
    <w:p w14:paraId="7FE0CEE6" w14:textId="77777777" w:rsidR="00E65CF2" w:rsidRDefault="00B61B24">
      <w:pPr>
        <w:spacing w:after="160" w:line="276" w:lineRule="auto"/>
        <w:ind w:firstLine="720"/>
        <w:jc w:val="both"/>
      </w:pPr>
      <w:r>
        <w:t>IN WITNESS WHEREOF, Assignee and Assignors have executed this Assignment as of the date set out above.</w:t>
      </w:r>
    </w:p>
    <w:p w14:paraId="6E6E5CF7" w14:textId="77777777" w:rsidR="00E65CF2" w:rsidRDefault="00B61B24">
      <w:pPr>
        <w:spacing w:after="160" w:line="276" w:lineRule="auto"/>
        <w:ind w:firstLine="720"/>
        <w:jc w:val="both"/>
      </w:pPr>
      <w:r>
        <w:t>Assignors:</w:t>
      </w:r>
    </w:p>
    <w:p w14:paraId="1AF162E6" w14:textId="77777777" w:rsidR="00E65CF2" w:rsidRDefault="00B61B24">
      <w:pPr>
        <w:spacing w:after="160" w:line="276" w:lineRule="auto"/>
        <w:ind w:firstLine="720"/>
        <w:jc w:val="both"/>
      </w:pPr>
      <w:r>
        <w:t>By: _________________________</w:t>
      </w:r>
    </w:p>
    <w:p w14:paraId="396BCC13" w14:textId="77777777" w:rsidR="00E65CF2" w:rsidRDefault="00B61B24">
      <w:pPr>
        <w:spacing w:after="160" w:line="276" w:lineRule="auto"/>
        <w:ind w:firstLine="720"/>
        <w:jc w:val="both"/>
      </w:pPr>
      <w:r>
        <w:t>ANGEL J. RESENDIZ</w:t>
      </w:r>
    </w:p>
    <w:p w14:paraId="7780C96B" w14:textId="77777777" w:rsidR="00E65CF2" w:rsidRDefault="00B61B24">
      <w:pPr>
        <w:spacing w:after="160" w:line="276" w:lineRule="auto"/>
        <w:ind w:firstLine="720"/>
        <w:jc w:val="both"/>
      </w:pPr>
      <w:r>
        <w:t>By: _________________________</w:t>
      </w:r>
    </w:p>
    <w:p w14:paraId="22BC09E1" w14:textId="77777777" w:rsidR="00E65CF2" w:rsidRDefault="00B61B24">
      <w:pPr>
        <w:spacing w:after="160" w:line="276" w:lineRule="auto"/>
        <w:ind w:firstLine="720"/>
        <w:jc w:val="both"/>
      </w:pPr>
      <w:r>
        <w:t>DENNIS M. HENDRIX</w:t>
      </w:r>
    </w:p>
    <w:p w14:paraId="22D3C7E5" w14:textId="77777777" w:rsidR="00E65CF2" w:rsidRDefault="00B61B24">
      <w:pPr>
        <w:spacing w:after="160" w:line="276" w:lineRule="auto"/>
        <w:ind w:firstLine="720"/>
        <w:jc w:val="both"/>
      </w:pPr>
      <w:r>
        <w:t>Assignee:</w:t>
      </w:r>
    </w:p>
    <w:p w14:paraId="31A856C9" w14:textId="77777777" w:rsidR="00E65CF2" w:rsidRDefault="00B61B24">
      <w:pPr>
        <w:spacing w:after="160" w:line="276" w:lineRule="auto"/>
        <w:ind w:firstLine="720"/>
        <w:jc w:val="both"/>
      </w:pPr>
      <w:r>
        <w:t>By: _________________________</w:t>
      </w:r>
    </w:p>
    <w:p w14:paraId="22163882" w14:textId="77777777" w:rsidR="00E65CF2" w:rsidRDefault="00B61B24">
      <w:pPr>
        <w:spacing w:after="160" w:line="276" w:lineRule="auto"/>
        <w:ind w:firstLine="720"/>
        <w:jc w:val="both"/>
      </w:pPr>
      <w:del w:id="45" w:author="Geoff Schackmann" w:date="2026-07-15T12:00:00Z">
        <w:r>
          <w:delText>GEOFFERY MICHAEL SCHACKMANN</w:delText>
        </w:r>
      </w:del>
      <w:ins w:id="46" w:author="Geoff Schackmann" w:date="2026-07-15T12:00:00Z">
        <w:r>
          <w:t xml:space="preserve">  TYLER HOSPICE HOLD, LLC — By: Geoff Schackmann, Manager</w:t>
        </w:r>
      </w:ins>
    </w:p>
    <w:p w14:paraId="4982A4C0" w14:textId="77777777" w:rsidR="00E65CF2" w:rsidRDefault="00B61B24">
      <w:pPr>
        <w:spacing w:after="160" w:line="276" w:lineRule="auto"/>
        <w:jc w:val="center"/>
      </w:pPr>
      <w:r>
        <w:rPr>
          <w:b/>
          <w:bCs/>
        </w:rPr>
        <w:lastRenderedPageBreak/>
        <w:t>EXHIBIT B Partial Assignment of Remaining Membership Interests</w:t>
      </w:r>
    </w:p>
    <w:p w14:paraId="33F72534" w14:textId="77777777" w:rsidR="00E65CF2" w:rsidRDefault="00B61B24">
      <w:pPr>
        <w:spacing w:after="160" w:line="276" w:lineRule="auto"/>
        <w:ind w:firstLine="720"/>
        <w:jc w:val="both"/>
      </w:pPr>
      <w:r>
        <w:t>PARTIAL ASSIGNMENT OF REMAINING MEMBERSHIP INTEREST THIS PARTIAL ASSIGNMENT OF REMAINING MEMBERSHIP INTEREST (this "Assignment") is entered into as of August 1, 2026 by and between ANGEL J. RESENDIZ,</w:t>
      </w:r>
    </w:p>
    <w:p w14:paraId="2B5B125C" w14:textId="77777777" w:rsidR="00E65CF2" w:rsidRDefault="00B61B24">
      <w:pPr>
        <w:spacing w:after="160" w:line="276" w:lineRule="auto"/>
        <w:ind w:firstLine="720"/>
        <w:jc w:val="both"/>
      </w:pPr>
      <w:r>
        <w:t xml:space="preserve">DENNIS M. HENDRIX, ("Assignors"), and </w:t>
      </w:r>
      <w:del w:id="47" w:author="Geoff Schackmann" w:date="2026-07-15T12:00:00Z">
        <w:r>
          <w:delText>GEOFFERY MICHAEL SCHACKMANN</w:delText>
        </w:r>
      </w:del>
      <w:ins w:id="48" w:author="Geoff Schackmann" w:date="2026-07-15T12:00:00Z">
        <w:r>
          <w:t xml:space="preserve">  TYLER HOSPICE HOLD, LLC</w:t>
        </w:r>
      </w:ins>
      <w:r>
        <w:t xml:space="preserve"> (“Assignee”).</w:t>
      </w:r>
    </w:p>
    <w:p w14:paraId="5FDC1E6C" w14:textId="77777777" w:rsidR="00E65CF2" w:rsidRDefault="00B61B24">
      <w:pPr>
        <w:spacing w:after="160" w:line="276" w:lineRule="auto"/>
        <w:jc w:val="center"/>
      </w:pPr>
      <w:r>
        <w:rPr>
          <w:b/>
          <w:bCs/>
        </w:rPr>
        <w:t>RECITALS</w:t>
      </w:r>
    </w:p>
    <w:p w14:paraId="1A880E9F" w14:textId="77777777" w:rsidR="00E65CF2" w:rsidRDefault="00B61B24">
      <w:pPr>
        <w:spacing w:after="160" w:line="276" w:lineRule="auto"/>
        <w:ind w:firstLine="720"/>
        <w:jc w:val="both"/>
      </w:pPr>
      <w:r>
        <w:t>WHEREAS, Assignors owns, beneficially and of record, 51 % of the issued and outstanding membership interests (including all voting, consent, and economic rights associated with such membership interests, the "Membership Interest") in Refuge Hospice LLC, a Texas limited liability company (the "Company");</w:t>
      </w:r>
    </w:p>
    <w:p w14:paraId="70A5A720" w14:textId="77777777" w:rsidR="00E65CF2" w:rsidRDefault="00B61B24">
      <w:pPr>
        <w:spacing w:after="160" w:line="276" w:lineRule="auto"/>
        <w:ind w:firstLine="720"/>
        <w:jc w:val="both"/>
      </w:pPr>
      <w:r>
        <w:t>WHEREAS, Assignors and Assignee have entered into that certain Membership Interest Purchase Agreement, dated August 1, 2026 at which time Assignee (the "Purchase Agreement"), pursuant to which, among other things, Assignors has agreed to sell, assign, and transfer 51 % of its right, title, and interest in and to, and Assignee has agreed to accept, the Membership Interest; and</w:t>
      </w:r>
    </w:p>
    <w:p w14:paraId="1E096DC3" w14:textId="77777777" w:rsidR="00E65CF2" w:rsidRDefault="00B61B24">
      <w:pPr>
        <w:spacing w:after="160" w:line="276" w:lineRule="auto"/>
        <w:ind w:firstLine="720"/>
        <w:jc w:val="both"/>
      </w:pPr>
      <w:r>
        <w:t>WHEREAS, in order to affect the sale, transfer, and assignment of the Membership Interest to Assignee, Assignors and Assignee are executing and delivering this Assignment.</w:t>
      </w:r>
    </w:p>
    <w:p w14:paraId="6AC4A455" w14:textId="77777777" w:rsidR="00E65CF2" w:rsidRDefault="00B61B24">
      <w:pPr>
        <w:spacing w:after="160" w:line="276" w:lineRule="auto"/>
        <w:ind w:firstLine="720"/>
        <w:jc w:val="both"/>
      </w:pPr>
      <w:r>
        <w:t>NOW, THEREFORE, in consideration of the mutual covenants and agreements hereinafter set forth and for other good and valuable consideration, the receipt and sufficiency of which are hereby acknowledged, the parties hereto agree as follows: Assignment. Assignors hereby sell, assign, and transfer to Assignee, and Assignee hereby accepts, all remaining Assignors' right, title, and interest in and to the Membership Interest, free and clear of all Encumbrances.</w:t>
      </w:r>
    </w:p>
    <w:p w14:paraId="14E1508F" w14:textId="77777777" w:rsidR="00E65CF2" w:rsidRDefault="00B61B24">
      <w:pPr>
        <w:spacing w:after="160" w:line="276" w:lineRule="auto"/>
        <w:ind w:firstLine="720"/>
        <w:jc w:val="both"/>
      </w:pPr>
      <w:r>
        <w:t>Section 1:Terms of the Purchase Agreement This Assignment is made in accordance with, and is subject to, the terms and conditions of the Purchase Agreement. Nothing in this Assignment, express or implied, is intended to or shall be construed to modify, expand, or limit any of the terms of the Purchase Agreement. Assignors and Assignee acknowledge and agree that no representations and warranties are made in this Assignment. The representations, warranties, covenants, and indemnities contained in the Purchase</w:t>
      </w:r>
      <w:r>
        <w:t xml:space="preserve"> Agreement shall not be superseded by this Assignment but shall remain in full force and effect to the full extent provided therein. In the event of any conflict or inconsistency between the terms of the Purchase Agreement and the terms hereof, the terms of the Purchase Agreement shall govern.</w:t>
      </w:r>
    </w:p>
    <w:p w14:paraId="22DC4535" w14:textId="77777777" w:rsidR="00E65CF2" w:rsidRDefault="00B61B24">
      <w:pPr>
        <w:spacing w:after="160" w:line="276" w:lineRule="auto"/>
        <w:ind w:firstLine="720"/>
        <w:jc w:val="both"/>
      </w:pPr>
      <w:r>
        <w:t>Section 2: Definitions All capitalized terms used in this Assignment but not otherwise defined herein are given the meanings set forth in the Purchase Agreement.</w:t>
      </w:r>
    </w:p>
    <w:p w14:paraId="7757D220" w14:textId="77777777" w:rsidR="00E65CF2" w:rsidRDefault="00B61B24">
      <w:pPr>
        <w:spacing w:after="160" w:line="276" w:lineRule="auto"/>
        <w:ind w:firstLine="720"/>
        <w:jc w:val="both"/>
      </w:pPr>
      <w:r>
        <w:lastRenderedPageBreak/>
        <w:t>Section 3: Further Assurances Each of Assignee and Assignors shall execute and deliver, at the reasonable request of the other party hereto, such additional documents, instruments, conveyances, and assurances and take such further actions as such other party may reasonably request to carry out the provisions hereof and give effect to the transactions contemplated by this Assignment.</w:t>
      </w:r>
    </w:p>
    <w:p w14:paraId="7F250796" w14:textId="77777777" w:rsidR="00E65CF2" w:rsidRDefault="00B61B24">
      <w:pPr>
        <w:spacing w:after="160" w:line="276" w:lineRule="auto"/>
        <w:ind w:firstLine="720"/>
        <w:jc w:val="both"/>
      </w:pPr>
      <w:r>
        <w:t>Section 4: Successors and Assigns This Assignment shall bind and inure to the benefit of the parties hereto and their respective successors and assigns.</w:t>
      </w:r>
    </w:p>
    <w:p w14:paraId="4AA11056" w14:textId="77777777" w:rsidR="00E65CF2" w:rsidRDefault="00B61B24">
      <w:pPr>
        <w:spacing w:after="160" w:line="276" w:lineRule="auto"/>
        <w:ind w:firstLine="720"/>
        <w:jc w:val="both"/>
      </w:pPr>
      <w:r>
        <w:t>Section 5: Amendment and Modifications This Assignment may not be amended or modified in any manner other than by a written agreement signed by the party to be charged.</w:t>
      </w:r>
    </w:p>
    <w:p w14:paraId="1FFC7D0D" w14:textId="77777777" w:rsidR="00E65CF2" w:rsidRDefault="00B61B24">
      <w:pPr>
        <w:spacing w:after="160" w:line="276" w:lineRule="auto"/>
        <w:ind w:firstLine="720"/>
        <w:jc w:val="both"/>
      </w:pPr>
      <w:r>
        <w:t>Section 6: Governing Law This Assignment shall be governed by and construed in accordance with the internal laws of the State of Texas [without giving effect to any choice or conflict of law provision or rule (whether of the State of Texas or any other jurisdiction).</w:t>
      </w:r>
    </w:p>
    <w:p w14:paraId="34560BFA" w14:textId="77777777" w:rsidR="00E65CF2" w:rsidRDefault="00B61B24">
      <w:pPr>
        <w:spacing w:after="160" w:line="276" w:lineRule="auto"/>
        <w:ind w:firstLine="720"/>
        <w:jc w:val="both"/>
      </w:pPr>
      <w:r>
        <w:t>Section 7: Counterparts This Assignment may be executed in counterparts, each of which shall be deemed an original, but all of which together shall be deemed to be one and the same agreement. A signed copy of this Assignment delivered by email or other means of electronic transmission shall be deemed to have the same legal effect as delivery of an original signed copy of this Assignment.</w:t>
      </w:r>
    </w:p>
    <w:p w14:paraId="64164EC2" w14:textId="77777777" w:rsidR="00E65CF2" w:rsidRDefault="00B61B24">
      <w:pPr>
        <w:spacing w:after="160" w:line="276" w:lineRule="auto"/>
        <w:ind w:firstLine="720"/>
        <w:jc w:val="both"/>
      </w:pPr>
      <w:r>
        <w:t>IN WITNESS WHEREOF, Assignee and Assignors have executed this Assignment as of the date set out above.</w:t>
      </w:r>
    </w:p>
    <w:p w14:paraId="46D8599E" w14:textId="77777777" w:rsidR="00E65CF2" w:rsidRDefault="00B61B24">
      <w:pPr>
        <w:spacing w:after="160" w:line="276" w:lineRule="auto"/>
        <w:ind w:firstLine="720"/>
        <w:jc w:val="both"/>
      </w:pPr>
      <w:r>
        <w:t>Assignors:</w:t>
      </w:r>
    </w:p>
    <w:p w14:paraId="74F2E6E0" w14:textId="77777777" w:rsidR="00E65CF2" w:rsidRDefault="00B61B24">
      <w:pPr>
        <w:spacing w:after="160" w:line="276" w:lineRule="auto"/>
        <w:ind w:firstLine="720"/>
        <w:jc w:val="both"/>
      </w:pPr>
      <w:r>
        <w:t>By: _________________________</w:t>
      </w:r>
    </w:p>
    <w:p w14:paraId="25900F78" w14:textId="77777777" w:rsidR="00E65CF2" w:rsidRDefault="00B61B24">
      <w:pPr>
        <w:spacing w:after="160" w:line="276" w:lineRule="auto"/>
        <w:ind w:firstLine="720"/>
        <w:jc w:val="both"/>
      </w:pPr>
      <w:r>
        <w:t>ANGEL J. RESENDIZ</w:t>
      </w:r>
    </w:p>
    <w:p w14:paraId="22AE3E3F" w14:textId="77777777" w:rsidR="00E65CF2" w:rsidRDefault="00B61B24">
      <w:pPr>
        <w:spacing w:after="160" w:line="276" w:lineRule="auto"/>
        <w:ind w:firstLine="720"/>
        <w:jc w:val="both"/>
      </w:pPr>
      <w:r>
        <w:t>By: _________________________</w:t>
      </w:r>
    </w:p>
    <w:p w14:paraId="1196AD96" w14:textId="77777777" w:rsidR="00E65CF2" w:rsidRDefault="00B61B24">
      <w:pPr>
        <w:spacing w:after="160" w:line="276" w:lineRule="auto"/>
        <w:ind w:firstLine="720"/>
        <w:jc w:val="both"/>
      </w:pPr>
      <w:r>
        <w:t>DENNIS M. HENDRIX</w:t>
      </w:r>
    </w:p>
    <w:p w14:paraId="5C8E1DE5" w14:textId="77777777" w:rsidR="00E65CF2" w:rsidRDefault="00B61B24">
      <w:pPr>
        <w:spacing w:after="160" w:line="276" w:lineRule="auto"/>
        <w:ind w:firstLine="720"/>
        <w:jc w:val="both"/>
      </w:pPr>
      <w:r>
        <w:t>Assignee:</w:t>
      </w:r>
    </w:p>
    <w:p w14:paraId="531DC231" w14:textId="77777777" w:rsidR="00E65CF2" w:rsidRDefault="00B61B24">
      <w:pPr>
        <w:spacing w:after="160" w:line="276" w:lineRule="auto"/>
        <w:ind w:firstLine="720"/>
        <w:jc w:val="both"/>
      </w:pPr>
      <w:r>
        <w:t>By: _________________________</w:t>
      </w:r>
    </w:p>
    <w:p w14:paraId="37AFB023" w14:textId="77777777" w:rsidR="00E65CF2" w:rsidRDefault="00B61B24">
      <w:pPr>
        <w:spacing w:after="160" w:line="276" w:lineRule="auto"/>
        <w:ind w:firstLine="720"/>
        <w:jc w:val="both"/>
      </w:pPr>
      <w:del w:id="49" w:author="Geoff Schackmann" w:date="2026-07-15T12:00:00Z">
        <w:r>
          <w:delText>GEOFFERY MICHAEL SCHACKMANN</w:delText>
        </w:r>
      </w:del>
      <w:ins w:id="50" w:author="Geoff Schackmann" w:date="2026-07-15T12:00:00Z">
        <w:r>
          <w:t xml:space="preserve">  TYLER HOSPICE HOLD, LLC — By: Geoff Schackmann, Manager</w:t>
        </w:r>
      </w:ins>
    </w:p>
    <w:p w14:paraId="6A04FC7D" w14:textId="77777777" w:rsidR="00E65CF2" w:rsidRDefault="00B61B24">
      <w:pPr>
        <w:spacing w:after="160" w:line="276" w:lineRule="auto"/>
        <w:ind w:firstLine="720"/>
        <w:jc w:val="both"/>
      </w:pPr>
      <w:r>
        <w:t>Disclosure Schedule Section 3.03</w:t>
      </w:r>
    </w:p>
    <w:p w14:paraId="5C573614" w14:textId="77777777" w:rsidR="00E65CF2" w:rsidRDefault="00B61B24">
      <w:pPr>
        <w:spacing w:after="160" w:line="276" w:lineRule="auto"/>
        <w:ind w:firstLine="720"/>
        <w:jc w:val="both"/>
      </w:pPr>
      <w:r>
        <w:t>ANGEL J. RESENDIZ – 50% Ownership in Profits, Losses and Capital Interest</w:t>
      </w:r>
    </w:p>
    <w:p w14:paraId="18C281F9" w14:textId="77777777" w:rsidR="00E65CF2" w:rsidRDefault="00B61B24">
      <w:pPr>
        <w:spacing w:after="160" w:line="276" w:lineRule="auto"/>
        <w:ind w:firstLine="720"/>
        <w:jc w:val="both"/>
      </w:pPr>
      <w:r>
        <w:t>DENNIS M. HENDRIX – 50% Ownership in Profits, Losses and Capital Interest After August 1, 2026, Ownership in Profits, Losses and Capital interest is as follows:</w:t>
      </w:r>
    </w:p>
    <w:p w14:paraId="7900E5BA" w14:textId="77777777" w:rsidR="00E65CF2" w:rsidRDefault="00B61B24">
      <w:pPr>
        <w:spacing w:after="160" w:line="276" w:lineRule="auto"/>
        <w:ind w:firstLine="720"/>
        <w:jc w:val="both"/>
      </w:pPr>
      <w:r>
        <w:lastRenderedPageBreak/>
        <w:t>ANGEL J. RESENDIZ – 25.5 % Ownership in Profits, Losses and Capital Interest</w:t>
      </w:r>
    </w:p>
    <w:p w14:paraId="3279FA38" w14:textId="77777777" w:rsidR="00E65CF2" w:rsidRDefault="00B61B24">
      <w:pPr>
        <w:spacing w:after="160" w:line="276" w:lineRule="auto"/>
        <w:ind w:firstLine="720"/>
        <w:jc w:val="both"/>
      </w:pPr>
      <w:r>
        <w:t>DENNIS M. HENDRIX – 25.5 % Ownership in Profits, Losses and Capital Interest</w:t>
      </w:r>
    </w:p>
    <w:p w14:paraId="0C811488" w14:textId="77777777" w:rsidR="00E65CF2" w:rsidRDefault="00B61B24">
      <w:pPr>
        <w:spacing w:after="160" w:line="276" w:lineRule="auto"/>
        <w:ind w:firstLine="720"/>
        <w:jc w:val="both"/>
      </w:pPr>
      <w:del w:id="51" w:author="Geoff Schackmann" w:date="2026-07-15T12:00:00Z">
        <w:r>
          <w:delText>GEOFFERY MICHAEL SCHACKMANN</w:delText>
        </w:r>
      </w:del>
      <w:ins w:id="52" w:author="Geoff Schackmann" w:date="2026-07-15T12:00:00Z">
        <w:r>
          <w:t xml:space="preserve">  TYLER HOSPICE HOLD, LLC</w:t>
        </w:r>
      </w:ins>
      <w:r>
        <w:t xml:space="preserve"> – 49% Ownership in Profits, Losses and Capital Interest</w:t>
      </w:r>
    </w:p>
    <w:p w14:paraId="4EFD653F" w14:textId="77777777" w:rsidR="00E65CF2" w:rsidRDefault="00B61B24">
      <w:pPr>
        <w:spacing w:after="160" w:line="276" w:lineRule="auto"/>
        <w:ind w:firstLine="720"/>
        <w:jc w:val="both"/>
      </w:pPr>
      <w:r>
        <w:t>Disclosure Schedule Section 3.10 There are no assumed names, patents, registered trademarks, domain names and Copyrights. There is no Company Intellectual Property.</w:t>
      </w:r>
    </w:p>
    <w:p w14:paraId="6A21F26F" w14:textId="77777777" w:rsidR="00E65CF2" w:rsidRDefault="00B61B24">
      <w:pPr>
        <w:spacing w:after="160" w:line="276" w:lineRule="auto"/>
        <w:ind w:firstLine="720"/>
        <w:jc w:val="both"/>
      </w:pPr>
      <w:r>
        <w:t>Disclosure Schedule Section 3.11 There are no permits, licenses, franchises, approvals, registrations, certificates, variances and similar rights associated with a Governmental Authority and this Company</w:t>
      </w:r>
    </w:p>
    <w:p w14:paraId="335E7048" w14:textId="77777777" w:rsidR="00E65CF2" w:rsidRDefault="00B61B24">
      <w:pPr>
        <w:spacing w:after="160" w:line="276" w:lineRule="auto"/>
        <w:ind w:firstLine="720"/>
        <w:jc w:val="both"/>
      </w:pPr>
      <w:commentRangeStart w:id="53"/>
      <w:ins w:id="54" w:author="Geoff Schackmann" w:date="2026-07-15T12:00:00Z">
        <w:r>
          <w:t xml:space="preserve"> EXHIBIT C</w:t>
        </w:r>
      </w:ins>
      <w:commentRangeEnd w:id="53"/>
      <w:r>
        <w:rPr>
          <w:rStyle w:val="CommentReference"/>
          <w:sz w:val="24"/>
          <w:szCs w:val="24"/>
        </w:rPr>
        <w:commentReference w:id="53"/>
      </w:r>
    </w:p>
    <w:p w14:paraId="49063978" w14:textId="77777777" w:rsidR="00E65CF2" w:rsidRDefault="00B61B24">
      <w:pPr>
        <w:spacing w:after="160" w:line="276" w:lineRule="auto"/>
        <w:ind w:firstLine="720"/>
        <w:jc w:val="both"/>
      </w:pPr>
      <w:ins w:id="55" w:author="Geoff Schackmann" w:date="2026-07-15T12:00:00Z">
        <w:r>
          <w:t xml:space="preserve"> Amortization Schedule — $375,000.00 at 6.00% per annum, compounded monthly on the first of each month; stub period computed at a per diem rate of 1/365th of the annual rate on the outstanding principal balance.</w:t>
        </w:r>
      </w:ins>
    </w:p>
    <w:p w14:paraId="0ED79D18" w14:textId="77777777" w:rsidR="00E65CF2" w:rsidRDefault="00B61B24">
      <w:pPr>
        <w:spacing w:after="160" w:line="276" w:lineRule="auto"/>
        <w:ind w:firstLine="720"/>
        <w:jc w:val="both"/>
      </w:pPr>
      <w:ins w:id="56" w:author="Geoff Schackmann" w:date="2026-07-15T12:00:00Z">
        <w:r>
          <w:t xml:space="preserve"> September 1, 2026 — Payment $31,250.00 (Interest $1,875.00 / Principal $29,375.00) — Balance $345,625.00</w:t>
        </w:r>
      </w:ins>
    </w:p>
    <w:p w14:paraId="00B255CC" w14:textId="77777777" w:rsidR="00E65CF2" w:rsidRDefault="00B61B24">
      <w:pPr>
        <w:spacing w:after="160" w:line="276" w:lineRule="auto"/>
        <w:ind w:firstLine="720"/>
        <w:jc w:val="both"/>
      </w:pPr>
      <w:ins w:id="57" w:author="Geoff Schackmann" w:date="2026-07-15T12:00:00Z">
        <w:r>
          <w:t xml:space="preserve"> October 1, 2026 — Payment $31,250.00 (Interest $1,728.12 / Principal $29,521.88) — Balance $316,103.12</w:t>
        </w:r>
      </w:ins>
    </w:p>
    <w:p w14:paraId="54922FCD" w14:textId="77777777" w:rsidR="00E65CF2" w:rsidRDefault="00B61B24">
      <w:pPr>
        <w:spacing w:after="160" w:line="276" w:lineRule="auto"/>
        <w:ind w:firstLine="720"/>
        <w:jc w:val="both"/>
      </w:pPr>
      <w:ins w:id="58" w:author="Geoff Schackmann" w:date="2026-07-15T12:00:00Z">
        <w:r>
          <w:t xml:space="preserve"> November 1, 2026 — Payment $31,250.00 (Interest $1,580.52 / Principal $29,669.48) — Balance $286,433.64</w:t>
        </w:r>
      </w:ins>
    </w:p>
    <w:p w14:paraId="0740AA43" w14:textId="77777777" w:rsidR="00E65CF2" w:rsidRDefault="00B61B24">
      <w:pPr>
        <w:spacing w:after="160" w:line="276" w:lineRule="auto"/>
        <w:ind w:firstLine="720"/>
        <w:jc w:val="both"/>
      </w:pPr>
      <w:ins w:id="59" w:author="Geoff Schackmann" w:date="2026-07-15T12:00:00Z">
        <w:r>
          <w:t xml:space="preserve"> December 1, 2026 — Payment $31,250.00 (Interest $1,432.17 / Principal $29,817.83) — Balance $256,615.81</w:t>
        </w:r>
      </w:ins>
    </w:p>
    <w:p w14:paraId="56D082A9" w14:textId="77777777" w:rsidR="00E65CF2" w:rsidRDefault="00B61B24">
      <w:pPr>
        <w:spacing w:after="160" w:line="276" w:lineRule="auto"/>
        <w:ind w:firstLine="720"/>
        <w:jc w:val="both"/>
      </w:pPr>
      <w:ins w:id="60" w:author="Geoff Schackmann" w:date="2026-07-15T12:00:00Z">
        <w:r>
          <w:t xml:space="preserve"> January 15, 2027 — Final Payment $258,489.46 (Interest $1,873.65 / Principal $256,615.81) — Balance $0.00</w:t>
        </w:r>
      </w:ins>
    </w:p>
    <w:p w14:paraId="183181B0" w14:textId="77777777" w:rsidR="00E65CF2" w:rsidRDefault="00B61B24">
      <w:pPr>
        <w:spacing w:after="160" w:line="276" w:lineRule="auto"/>
        <w:ind w:firstLine="720"/>
        <w:jc w:val="both"/>
      </w:pPr>
      <w:ins w:id="61" w:author="Geoff Schackmann" w:date="2026-07-15T12:00:00Z">
        <w:r>
          <w:t xml:space="preserve"> Assumes all installments paid when due and no prepayments; the final payment adjusts per Section 1.05 for any prepayments.</w:t>
        </w:r>
      </w:ins>
    </w:p>
    <w:sectPr w:rsidR="00E65CF2">
      <w:footerReference w:type="default" r:id="rId11"/>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eoff Schackmann" w:date="2026-07-15T12:00:00Z" w:initials="GS">
    <w:p w14:paraId="3E48ECD1" w14:textId="77777777" w:rsidR="00E65CF2" w:rsidRDefault="00A91987">
      <w:r>
        <w:rPr>
          <w:rStyle w:val="CommentReference"/>
        </w:rPr>
        <w:annotationRef/>
      </w:r>
      <w:r>
        <w:t>Buyer should be my holding entity, not me individually — and the individual name is misspelled in the current draft. Conformed throughout this Agreement, both Exhibits, and the Disclosure Schedules; please conform the Note, Security Agreement, and Guaranty (if any) as well.</w:t>
      </w:r>
    </w:p>
  </w:comment>
  <w:comment w:id="3" w:author="Geoff Schackmann" w:date="2026-07-15T12:00:00Z" w:initials="GS">
    <w:p w14:paraId="0EB1EA64" w14:textId="77777777" w:rsidR="00E65CF2" w:rsidRDefault="00A91987">
      <w:r>
        <w:rPr>
          <w:rStyle w:val="CommentReference"/>
        </w:rPr>
        <w:annotationRef/>
      </w:r>
      <w:r>
        <w:t>Two issues: the year is a typo (2026), and January 1, 2027 falls inside the 36-month window from the CCN effective date (1/8/2024). A majority transfer before 1/8/2027 triggers new enrollment under 42 CFR §424.550(b), which the hospice enrollment moratorium currently blocks. January 15 protects both sides — CMS reviews this agreement when the 855A is filed.</w:t>
      </w:r>
    </w:p>
  </w:comment>
  <w:comment w:id="4" w:author="Blaise Bender" w:date="2026-07-21T13:45:00Z" w:initials="BB">
    <w:p w14:paraId="6D0F31E1" w14:textId="77777777" w:rsidR="007927BB" w:rsidRDefault="007927BB" w:rsidP="007927BB">
      <w:pPr>
        <w:pStyle w:val="CommentText"/>
      </w:pPr>
      <w:r>
        <w:rPr>
          <w:rStyle w:val="CommentReference"/>
        </w:rPr>
        <w:annotationRef/>
      </w:r>
      <w:r>
        <w:t>Included phrase on or about in case of a desire to close early.</w:t>
      </w:r>
    </w:p>
  </w:comment>
  <w:comment w:id="8" w:author="Geoff Schackmann" w:date="2026-07-15T12:00:00Z" w:initials="GS">
    <w:p w14:paraId="5A79B759" w14:textId="77777777" w:rsidR="00E65CF2" w:rsidRDefault="00A91987">
      <w:r>
        <w:rPr>
          <w:rStyle w:val="CommentReference"/>
        </w:rPr>
        <w:annotationRef/>
      </w:r>
      <w:r>
        <w:t>The free-and-clear sentence is garbled — the consideration reference appears mid-list and repeats. Restated for clarity; no substantive change.</w:t>
      </w:r>
    </w:p>
  </w:comment>
  <w:comment w:id="9" w:author="Blaise Bender" w:date="2026-07-21T13:49:00Z" w:initials="BB">
    <w:p w14:paraId="50E45694" w14:textId="77777777" w:rsidR="007927BB" w:rsidRDefault="007927BB" w:rsidP="007927BB">
      <w:pPr>
        <w:pStyle w:val="CommentText"/>
      </w:pPr>
      <w:r>
        <w:rPr>
          <w:rStyle w:val="CommentReference"/>
        </w:rPr>
        <w:annotationRef/>
      </w:r>
      <w:r>
        <w:t>Corrected grammar</w:t>
      </w:r>
    </w:p>
  </w:comment>
  <w:comment w:id="11" w:author="Geoff Schackmann" w:date="2026-07-15T12:00:00Z" w:initials="GS">
    <w:p w14:paraId="0A7BB3F1" w14:textId="77777777" w:rsidR="00E65CF2" w:rsidRDefault="00A91987">
      <w:r>
        <w:rPr>
          <w:rStyle w:val="CommentReference"/>
        </w:rPr>
        <w:annotationRef/>
      </w:r>
      <w:r>
        <w:t>Balloon date conformed to the Recitals (see 36-month comment). The final payment should be a stated number — see Exhibit C: four installments retire $119K of principal after interest; the final payment is $258,489.46. Payment of that amount triggers release of Exhibit B under Section 2.03. Also: payment to DHJR, LP should expressly constitute full discharge to both Sellers, with a W-9 delivered before the first installment, and a written payoff statement available within five (5) business days of request.</w:t>
      </w:r>
    </w:p>
  </w:comment>
  <w:comment w:id="12" w:author="Blaise Bender" w:date="2026-07-21T13:50:00Z" w:initials="BB">
    <w:p w14:paraId="6D390F1D" w14:textId="77777777" w:rsidR="007927BB" w:rsidRDefault="007927BB" w:rsidP="007927BB">
      <w:pPr>
        <w:pStyle w:val="CommentText"/>
      </w:pPr>
      <w:r>
        <w:rPr>
          <w:rStyle w:val="CommentReference"/>
        </w:rPr>
        <w:annotationRef/>
      </w:r>
      <w:r>
        <w:t>ok</w:t>
      </w:r>
    </w:p>
  </w:comment>
  <w:comment w:id="15" w:author="Geoff Schackmann" w:date="2026-07-15T12:00:00Z" w:initials="GS">
    <w:p w14:paraId="46B2D986" w14:textId="77777777" w:rsidR="00E65CF2" w:rsidRDefault="00A91987">
      <w:r>
        <w:rPr>
          <w:rStyle w:val="CommentReference"/>
        </w:rPr>
        <w:annotationRef/>
      </w:r>
      <w:r>
        <w:t>Notice-and-cure. As drafted, this section requires written notice but the Promissory Note accelerates with no notice at all and waives presentment and demand — the two instruments conflict. One uniform standard in both, and the Note’s 15% default rate should come down to 10%.</w:t>
      </w:r>
    </w:p>
  </w:comment>
  <w:comment w:id="16" w:author="Blaise Bender" w:date="2026-07-21T13:51:00Z" w:initials="BB">
    <w:p w14:paraId="6FAE2B3D" w14:textId="77777777" w:rsidR="007927BB" w:rsidRDefault="007927BB" w:rsidP="007927BB">
      <w:pPr>
        <w:pStyle w:val="CommentText"/>
      </w:pPr>
      <w:r>
        <w:rPr>
          <w:rStyle w:val="CommentReference"/>
        </w:rPr>
        <w:annotationRef/>
      </w:r>
      <w:r>
        <w:t>Will agree to 5 days</w:t>
      </w:r>
    </w:p>
  </w:comment>
  <w:comment w:id="21" w:author="Geoff Schackmann" w:date="2026-07-15T12:00:00Z" w:initials="GS">
    <w:p w14:paraId="564FD3A1" w14:textId="77777777" w:rsidR="00E65CF2" w:rsidRDefault="00A91987">
      <w:r>
        <w:rPr>
          <w:rStyle w:val="CommentReference"/>
        </w:rPr>
        <w:annotationRef/>
      </w:r>
      <w:r>
        <w:t>Consolidate into ONE security agreement with both Sellers as joint secured parties (joint action to declare default or foreclose; cure to either Seller or to DHJR, LP is cure to both). Delete Section 2.3 of the security agreement — the collateral secures this Note only, not “any other obligation.” Sections 3.3–3.4 also need correction: Buyer does not own the interest until Closing, and the member-consent condition should be a Closing deliverable from Sellers.</w:t>
      </w:r>
    </w:p>
  </w:comment>
  <w:comment w:id="22" w:author="Geoff Schackmann" w:date="2026-07-15T12:00:00Z" w:initials="GS">
    <w:p w14:paraId="4F769B2F" w14:textId="77777777" w:rsidR="00E65CF2" w:rsidRDefault="00A91987">
      <w:r>
        <w:rPr>
          <w:rStyle w:val="CommentReference"/>
        </w:rPr>
        <w:annotationRef/>
      </w:r>
      <w:r>
        <w:t>Section 1.09 is an empty number in the current draft — proposed Payment Deferral clause inserted. Palmetto’s 3/20/26 reactivation letter places the Company under a provisional period of enhanced oversight with medical review from the first claim (42 CFR §424.527); prepayment review can delay Medicare payment 60–120+ days. Interest continues to accrue and maturity extends day-for-day, capped at 12 months aggregate — Sellers lose nothing but time.</w:t>
      </w:r>
    </w:p>
  </w:comment>
  <w:comment w:id="26" w:author="Geoff Schackmann" w:date="2026-07-15T12:00:00Z" w:initials="GS">
    <w:p w14:paraId="142C2FCC" w14:textId="77777777" w:rsidR="00E65CF2" w:rsidRDefault="00A91987">
      <w:r>
        <w:rPr>
          <w:rStyle w:val="CommentReference"/>
        </w:rPr>
        <w:annotationRef/>
      </w:r>
      <w:r>
        <w:t>This is the mirror image of the security interest Sellers hold on Buyer’s 49%: Sellers are protected by collateral against nonpayment; Buyer needs the same certainty that the 51% delivers upon final payment without depending on availability or cooperation in January. A title company or attorney escrow costs a few hundred dollars — Buyer will split it.</w:t>
      </w:r>
    </w:p>
  </w:comment>
  <w:comment w:id="29" w:author="Geoff Schackmann" w:date="2026-07-15T12:00:00Z" w:initials="GS">
    <w:p w14:paraId="7E3250CA" w14:textId="77777777" w:rsidR="00E65CF2" w:rsidRDefault="00A91987">
      <w:r>
        <w:rPr>
          <w:rStyle w:val="CommentReference"/>
        </w:rPr>
        <w:annotationRef/>
      </w:r>
      <w:r>
        <w:t>New Section 5.03. Between Closing and the 51% release, Buyer is funding and operating the Company while Sellers hold majority ownership — these covenants freeze the status quo on the assets being purchased (license, CCN, enrollment) and place day-to-day management with the party doing the work. Seller economics are untouched. Please also provide the current Company Agreement so the amendment can be drafted.</w:t>
      </w:r>
    </w:p>
  </w:comment>
  <w:comment w:id="30" w:author="Blaise Bender" w:date="2026-07-21T14:00:00Z" w:initials="BB">
    <w:p w14:paraId="14486057" w14:textId="77777777" w:rsidR="007927BB" w:rsidRDefault="007927BB" w:rsidP="007927BB">
      <w:pPr>
        <w:pStyle w:val="CommentText"/>
      </w:pPr>
      <w:r>
        <w:rPr>
          <w:rStyle w:val="CommentReference"/>
        </w:rPr>
        <w:annotationRef/>
      </w:r>
      <w:r>
        <w:t>This is a member only entity</w:t>
      </w:r>
    </w:p>
  </w:comment>
  <w:comment w:id="32" w:author="Geoff Schackmann" w:date="2026-07-15T12:00:00Z" w:initials="GS">
    <w:p w14:paraId="6B52519D" w14:textId="77777777" w:rsidR="00E65CF2" w:rsidRDefault="00A91987">
      <w:r>
        <w:rPr>
          <w:rStyle w:val="CommentReference"/>
        </w:rPr>
        <w:annotationRef/>
      </w:r>
      <w:r>
        <w:t>Internal conflict: the arbitration seat is Denton but enforcement references Bexar County courts. Proposing Smith County; open to discussing a single mutually convenient venue — but it should be one county, not three.</w:t>
      </w:r>
    </w:p>
  </w:comment>
  <w:comment w:id="33" w:author="Blaise Bender" w:date="2026-07-21T14:00:00Z" w:initials="BB">
    <w:p w14:paraId="25EF4B37" w14:textId="77777777" w:rsidR="007927BB" w:rsidRDefault="007927BB" w:rsidP="007927BB">
      <w:pPr>
        <w:pStyle w:val="CommentText"/>
      </w:pPr>
      <w:r>
        <w:rPr>
          <w:rStyle w:val="CommentReference"/>
        </w:rPr>
        <w:annotationRef/>
      </w:r>
      <w:r>
        <w:t>It will be here in Bexar County Texas</w:t>
      </w:r>
    </w:p>
  </w:comment>
  <w:comment w:id="37" w:author="Geoff Schackmann" w:date="2026-07-15T12:00:00Z" w:initials="GS">
    <w:p w14:paraId="5011D405" w14:textId="77777777" w:rsidR="00E65CF2" w:rsidRDefault="00A91987">
      <w:r>
        <w:rPr>
          <w:rStyle w:val="CommentReference"/>
        </w:rPr>
        <w:annotationRef/>
      </w:r>
      <w:r>
        <w:t>Signature block conformed to the entity Buyer (the name is also misspelled differently here than on page 1).</w:t>
      </w:r>
    </w:p>
  </w:comment>
  <w:comment w:id="38" w:author="Blaise Bender" w:date="2026-07-21T14:01:00Z" w:initials="BB">
    <w:p w14:paraId="2ADD98AD" w14:textId="77777777" w:rsidR="007927BB" w:rsidRDefault="007927BB" w:rsidP="007927BB">
      <w:pPr>
        <w:pStyle w:val="CommentText"/>
      </w:pPr>
      <w:r>
        <w:rPr>
          <w:rStyle w:val="CommentReference"/>
        </w:rPr>
        <w:annotationRef/>
      </w:r>
      <w:r>
        <w:t>ok</w:t>
      </w:r>
    </w:p>
  </w:comment>
  <w:comment w:id="41" w:author="Geoff Schackmann" w:date="2026-07-15T12:00:00Z" w:initials="GS">
    <w:p w14:paraId="56FF9184" w14:textId="77777777" w:rsidR="00E65CF2" w:rsidRDefault="00A91987">
      <w:r>
        <w:rPr>
          <w:rStyle w:val="CommentReference"/>
        </w:rPr>
        <w:annotationRef/>
      </w:r>
      <w:r>
        <w:t>Assignee/Buyer conformed to Tyler Hospice Hold, LLC in both Exhibit assignments and the Disclosure Schedules, matching the change in the body of the Agreement.</w:t>
      </w:r>
    </w:p>
  </w:comment>
  <w:comment w:id="42" w:author="Blaise Bender" w:date="2026-07-21T14:01:00Z" w:initials="BB">
    <w:p w14:paraId="1CF5ABF1" w14:textId="77777777" w:rsidR="007927BB" w:rsidRDefault="007927BB" w:rsidP="007927BB">
      <w:pPr>
        <w:pStyle w:val="CommentText"/>
      </w:pPr>
      <w:r>
        <w:rPr>
          <w:rStyle w:val="CommentReference"/>
        </w:rPr>
        <w:annotationRef/>
      </w:r>
      <w:r>
        <w:t>ok</w:t>
      </w:r>
    </w:p>
  </w:comment>
  <w:comment w:id="53" w:author="Geoff Schackmann" w:date="2026-07-15T12:00:00Z" w:initials="GS">
    <w:p w14:paraId="257E5CA8" w14:textId="77777777" w:rsidR="00E65CF2" w:rsidRDefault="00A91987">
      <w:r>
        <w:rPr>
          <w:rStyle w:val="CommentReference"/>
        </w:rPr>
        <w:annotationRef/>
      </w:r>
      <w:r>
        <w:t>Exhibit C added — the schedule referenced in Section 1.04. Entirely new content, shown as an insertion.</w:t>
      </w:r>
    </w:p>
  </w:comment>
  <w:comment w:id="100" w:author="Geoff Schackmann" w:date="2026-07-22T09:00:00Z" w:initials="GS">
    <w:p w14:paraId="30877432" w14:textId="77777777" w:rsidR="00E65CF2" w:rsidRDefault="00B61B24">
      <w:pPr>
        <w:pStyle w:val="CommentText"/>
      </w:pPr>
      <w:r>
        <w:rPr>
          <w:rStyle w:val="CommentReference"/>
        </w:rPr>
        <w:annotationRef/>
      </w:r>
      <w:r>
        <w:t xml:space="preserve">“On or about” reintroduces the exact ambiguity this date was meant to resolve – a closing that happens even a few days early would fall back inside the 36-month window and risk the new-enrollment problem under 42 CFR §424.550(b). Propose a hard floor instead: “not before January 15, 2027” – that preserves flexibility to close later if needed without the regulatory risk of closing earlier.</w:t>
      </w:r>
    </w:p>
  </w:comment>
  <w:comment w:id="101" w:author="Geoff Schackmann" w:date="2026-07-22T09:00:00Z" w:initials="GS">
    <w:p w14:paraId="D1026706" w14:textId="77777777" w:rsidR="00E65CF2" w:rsidRDefault="00B61B24">
      <w:pPr>
        <w:pStyle w:val="CommentText"/>
      </w:pPr>
      <w:r>
        <w:rPr>
          <w:rStyle w:val="CommentReference"/>
        </w:rPr>
        <w:annotationRef/>
      </w:r>
      <w:r>
        <w:t xml:space="preserve">Appreciate the 5-day cure – that resolves the notice conflict. Still need to close the loop on the default rate: the Note as drafted accelerates at a 15% default rate; I’d asked to bring that down to 10% to match market and avoid it reading as a penalty. Can we get agreement on that piece too?</w:t>
      </w:r>
    </w:p>
  </w:comment>
  <w:comment w:id="102" w:author="Geoff Schackmann" w:date="2026-07-22T09:00:00Z" w:initials="GS">
    <w:p w14:paraId="D7E805DA" w14:textId="77777777" w:rsidR="00E65CF2" w:rsidRDefault="00B61B24">
      <w:pPr>
        <w:pStyle w:val="CommentText"/>
      </w:pPr>
      <w:r>
        <w:rPr>
          <w:rStyle w:val="CommentReference"/>
        </w:rPr>
        <w:annotationRef/>
      </w:r>
      <w:r>
        <w:t xml:space="preserve">Understood that Refuge is member-managed – that’s helpful context and I’ll make sure Section 5.03 is drafted consistent with that structure. Two things I still need: (1) confirmation whether Sellers agree to the covenant in principle (freezing distributions, encumbrances, and changes to the license/enrollment between Closing and the Exhibit B release), and (2) the current Company Agreement, so the covenant language can be conformed to the actual governance structure rather than drafted blind.</w:t>
      </w:r>
    </w:p>
  </w:comment>
  <w:comment w:id="103" w:author="Geoff Schackmann" w:date="2026-07-22T09:00:00Z" w:initials="GS">
    <w:p w14:paraId="846A32C3" w14:textId="77777777" w:rsidR="00E65CF2" w:rsidRDefault="00B61B24">
      <w:pPr>
        <w:pStyle w:val="CommentText"/>
      </w:pPr>
      <w:r>
        <w:rPr>
          <w:rStyle w:val="CommentReference"/>
        </w:rPr>
        <w:annotationRef/>
      </w:r>
      <w:r>
        <w:t xml:space="preserve">Bexar County resolves the internal conflict, so no objection to consolidating there for enforcement – just want confirmation the arbitration seat is also Bexar County (not Denton), so both provisions point to the same place. If there’s a reason to keep arbitration seated in Denton specifically, let me know and we can address it directly instead of leaving the mismatch.</w:t>
      </w:r>
    </w:p>
  </w:comment>
  <w:comment w:id="104" w:author="Geoff Schackmann" w:date="2026-07-22T09:00:00Z" w:initials="GS">
    <w:p w14:paraId="BB81E3C2" w14:textId="77777777" w:rsidR="00E65CF2" w:rsidRDefault="00B61B24">
      <w:pPr>
        <w:pStyle w:val="CommentText"/>
      </w:pPr>
      <w:r>
        <w:rPr>
          <w:rStyle w:val="CommentReference"/>
        </w:rPr>
        <w:annotationRef/>
      </w:r>
      <w:r>
        <w:t xml:space="preserve">Following up on this one – haven’t seen a response yet. To recap: propose one consolidated security agreement with both Sellers as joint secured parties (either can declare default/foreclose; cure to either Seller or to DHJR, LP discharges both), deletion of Section 2.3 (collateral should secure this Note only), and a fix to Sections 3.3–3.4 so they reflect that Buyer doesn’t hold the interest until Closing and that the member-consent condition is a Closing deliverable from Sellers. Let me know if any of this is contested.</w:t>
      </w:r>
    </w:p>
  </w:comment>
  <w:comment w:id="105" w:author="Geoff Schackmann" w:date="2026-07-22T09:00:00Z" w:initials="GS">
    <w:p w14:paraId="9B621792" w14:textId="77777777" w:rsidR="00E65CF2" w:rsidRDefault="00B61B24">
      <w:pPr>
        <w:pStyle w:val="CommentText"/>
      </w:pPr>
      <w:r>
        <w:rPr>
          <w:rStyle w:val="CommentReference"/>
        </w:rPr>
        <w:annotationRef/>
      </w:r>
      <w:r>
        <w:t xml:space="preserve">Following up – no response yet on the proposed Section 1.09. Given Palmetto’s 3/20/26 reactivation letter placed the Company under enhanced oversight with prepayment medical review from the first claim, a deferral mechanism protects both sides if a CMS-driven payment delay pushes into the installment schedule. The cap (12 months aggregate, interest continues to accrue, maturity extends day-for-day) means Sellers lose nothing but time. Happy to discuss if there’s a concern with the mechanism itself.</w:t>
      </w:r>
    </w:p>
  </w:comment>
  <w:comment w:id="106" w:author="Geoff Schackmann" w:date="2026-07-22T09:00:00Z" w:initials="GS">
    <w:p w14:paraId="73C8EB5B" w14:textId="77777777" w:rsidR="00E65CF2" w:rsidRDefault="00B61B24">
      <w:pPr>
        <w:pStyle w:val="CommentText"/>
      </w:pPr>
      <w:r>
        <w:rPr>
          <w:rStyle w:val="CommentReference"/>
        </w:rPr>
        <w:annotationRef/>
      </w:r>
      <w:r>
        <w:t xml:space="preserve">Following up on the escrow proposal – no response yet. To restate the logic: Sellers already hold a security interest protecting them against my nonpayment; I’m asking for the mirror-image protection so the 51% actually delivers in January without depending on availability or cooperation at the time. A title company or attorney escrow is inexpensive – Buyer will cover the cost. Let me know if there’s an issue with the concept or just the mechanics.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48ECD1" w15:done="0"/>
  <w15:commentEx w15:paraId="0EB1EA64" w15:done="0"/>
  <w15:commentEx w15:paraId="6D0F31E1" w15:paraIdParent="0EB1EA64" w15:done="0"/>
  <w15:commentEx w15:paraId="5A79B759" w15:done="0"/>
  <w15:commentEx w15:paraId="50E45694" w15:paraIdParent="5A79B759" w15:done="0"/>
  <w15:commentEx w15:paraId="0A7BB3F1" w15:done="0"/>
  <w15:commentEx w15:paraId="6D390F1D" w15:paraIdParent="0A7BB3F1" w15:done="0"/>
  <w15:commentEx w15:paraId="46B2D986" w15:done="0"/>
  <w15:commentEx w15:paraId="6FAE2B3D" w15:paraIdParent="46B2D986" w15:done="0"/>
  <w15:commentEx w15:paraId="564FD3A1" w15:done="0"/>
  <w15:commentEx w15:paraId="4F769B2F" w15:done="0"/>
  <w15:commentEx w15:paraId="142C2FCC" w15:done="0"/>
  <w15:commentEx w15:paraId="7E3250CA" w15:done="0"/>
  <w15:commentEx w15:paraId="14486057" w15:paraIdParent="7E3250CA" w15:done="0"/>
  <w15:commentEx w15:paraId="6B52519D" w15:done="0"/>
  <w15:commentEx w15:paraId="25EF4B37" w15:paraIdParent="6B52519D" w15:done="0"/>
  <w15:commentEx w15:paraId="5011D405" w15:done="0"/>
  <w15:commentEx w15:paraId="2ADD98AD" w15:paraIdParent="5011D405" w15:done="0"/>
  <w15:commentEx w15:paraId="56FF9184" w15:done="0"/>
  <w15:commentEx w15:paraId="1CF5ABF1" w15:paraIdParent="56FF9184" w15:done="0"/>
  <w15:commentEx w15:paraId="257E5CA8" w15:done="0"/>
  <w15:commentEx w15:paraId="30877432" w15:paraIdParent="6D0F31E1" w15:done="0"/>
  <w15:commentEx w15:paraId="D1026706" w15:paraIdParent="6FAE2B3D" w15:done="0"/>
  <w15:commentEx w15:paraId="D7E805DA" w15:paraIdParent="14486057" w15:done="0"/>
  <w15:commentEx w15:paraId="846A32C3" w15:paraIdParent="25EF4B37" w15:done="0"/>
  <w15:commentEx w15:paraId="BB81E3C2" w15:paraIdParent="564FD3A1" w15:done="0"/>
  <w15:commentEx w15:paraId="9B621792" w15:paraIdParent="4F769B2F" w15:done="0"/>
  <w15:commentEx w15:paraId="73C8EB5B" w15:paraIdParent="142C2F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77A30A" w16cex:dateUtc="2026-07-21T18:45:00Z"/>
  <w16cex:commentExtensible w16cex:durableId="4B2AB49C" w16cex:dateUtc="2026-07-21T18:49:00Z"/>
  <w16cex:commentExtensible w16cex:durableId="76B502C3" w16cex:dateUtc="2026-07-21T18:50:00Z"/>
  <w16cex:commentExtensible w16cex:durableId="4660B823" w16cex:dateUtc="2026-07-21T18:51:00Z"/>
  <w16cex:commentExtensible w16cex:durableId="22B6547B" w16cex:dateUtc="2026-07-21T19:00:00Z"/>
  <w16cex:commentExtensible w16cex:durableId="5D22BFD4" w16cex:dateUtc="2026-07-21T19:00:00Z"/>
  <w16cex:commentExtensible w16cex:durableId="26046245" w16cex:dateUtc="2026-07-21T19:01:00Z"/>
  <w16cex:commentExtensible w16cex:durableId="1D63D64D" w16cex:dateUtc="2026-07-21T1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48ECD1" w16cid:durableId="7DC8D212"/>
  <w16cid:commentId w16cid:paraId="0EB1EA64" w16cid:durableId="0F6F13E3"/>
  <w16cid:commentId w16cid:paraId="6D0F31E1" w16cid:durableId="1077A30A"/>
  <w16cid:commentId w16cid:paraId="5A79B759" w16cid:durableId="0FA99B3F"/>
  <w16cid:commentId w16cid:paraId="50E45694" w16cid:durableId="4B2AB49C"/>
  <w16cid:commentId w16cid:paraId="0A7BB3F1" w16cid:durableId="76A89593"/>
  <w16cid:commentId w16cid:paraId="6D390F1D" w16cid:durableId="76B502C3"/>
  <w16cid:commentId w16cid:paraId="46B2D986" w16cid:durableId="4F388012"/>
  <w16cid:commentId w16cid:paraId="6FAE2B3D" w16cid:durableId="4660B823"/>
  <w16cid:commentId w16cid:paraId="564FD3A1" w16cid:durableId="514AA754"/>
  <w16cid:commentId w16cid:paraId="4F769B2F" w16cid:durableId="47645AF6"/>
  <w16cid:commentId w16cid:paraId="142C2FCC" w16cid:durableId="2AE09DEC"/>
  <w16cid:commentId w16cid:paraId="7E3250CA" w16cid:durableId="68B073A2"/>
  <w16cid:commentId w16cid:paraId="14486057" w16cid:durableId="22B6547B"/>
  <w16cid:commentId w16cid:paraId="6B52519D" w16cid:durableId="188881E3"/>
  <w16cid:commentId w16cid:paraId="25EF4B37" w16cid:durableId="5D22BFD4"/>
  <w16cid:commentId w16cid:paraId="5011D405" w16cid:durableId="1C4D4BA6"/>
  <w16cid:commentId w16cid:paraId="2ADD98AD" w16cid:durableId="26046245"/>
  <w16cid:commentId w16cid:paraId="56FF9184" w16cid:durableId="21074A4E"/>
  <w16cid:commentId w16cid:paraId="1CF5ABF1" w16cid:durableId="1D63D64D"/>
  <w16cid:commentId w16cid:paraId="257E5CA8" w16cid:durableId="334C30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1E86B" w14:textId="77777777" w:rsidR="00B61B24" w:rsidRDefault="00B61B24" w:rsidP="00A91987">
      <w:r>
        <w:separator/>
      </w:r>
    </w:p>
  </w:endnote>
  <w:endnote w:type="continuationSeparator" w:id="0">
    <w:p w14:paraId="51FB1FCB" w14:textId="77777777" w:rsidR="00B61B24" w:rsidRDefault="00B61B24" w:rsidP="00A91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062FF" w14:textId="5EB86801" w:rsidR="00A91987" w:rsidRPr="00A91987" w:rsidRDefault="00A91987">
    <w:pPr>
      <w:pStyle w:val="Footer"/>
      <w:rPr>
        <w:rFonts w:asciiTheme="minorHAnsi" w:hAnsiTheme="minorHAnsi"/>
        <w:sz w:val="16"/>
        <w:szCs w:val="16"/>
      </w:rPr>
    </w:pPr>
    <w:r w:rsidRPr="00A91987">
      <w:rPr>
        <w:rFonts w:asciiTheme="minorHAnsi" w:hAnsiTheme="minorHAnsi"/>
        <w:sz w:val="16"/>
        <w:szCs w:val="16"/>
      </w:rPr>
      <w:t>MIPA - GS Redline - Refuge Hospice - 072226 - Revision 1.02 (GS replies to Bender comments added)</w:t>
    </w:r>
    <w:r w:rsidR="00F05060">
      <w:rPr>
        <w:rFonts w:asciiTheme="minorHAnsi" w:hAnsiTheme="minorHAnsi"/>
        <w:sz w:val="16"/>
        <w:szCs w:val="16"/>
      </w:rPr>
    </w:r>
    <w:r w:rsidRPr="00A91987">
      <w:rPr>
        <w:rFonts w:asciiTheme="minorHAnsi" w:hAnsiTheme="minorHAnsi"/>
        <w:sz w:val="16"/>
        <w:szCs w:val="16"/>
      </w:rPr>
    </w:r>
    <w:r w:rsidR="00F05060">
      <w:rPr>
        <w:rFonts w:asciiTheme="minorHAnsi" w:hAnsiTheme="minorHAnsi"/>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9246D" w14:textId="77777777" w:rsidR="00B61B24" w:rsidRDefault="00B61B24" w:rsidP="00A91987">
      <w:r>
        <w:separator/>
      </w:r>
    </w:p>
  </w:footnote>
  <w:footnote w:type="continuationSeparator" w:id="0">
    <w:p w14:paraId="4723211F" w14:textId="77777777" w:rsidR="00B61B24" w:rsidRDefault="00B61B24" w:rsidP="00A919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85599"/>
    <w:multiLevelType w:val="hybridMultilevel"/>
    <w:tmpl w:val="3CE8157E"/>
    <w:lvl w:ilvl="0" w:tplc="C6428EF4">
      <w:start w:val="1"/>
      <w:numFmt w:val="bullet"/>
      <w:lvlText w:val="●"/>
      <w:lvlJc w:val="left"/>
      <w:pPr>
        <w:ind w:left="720" w:hanging="360"/>
      </w:pPr>
    </w:lvl>
    <w:lvl w:ilvl="1" w:tplc="A58689D4">
      <w:start w:val="1"/>
      <w:numFmt w:val="bullet"/>
      <w:lvlText w:val="○"/>
      <w:lvlJc w:val="left"/>
      <w:pPr>
        <w:ind w:left="1440" w:hanging="360"/>
      </w:pPr>
    </w:lvl>
    <w:lvl w:ilvl="2" w:tplc="1ED88720">
      <w:start w:val="1"/>
      <w:numFmt w:val="bullet"/>
      <w:lvlText w:val="■"/>
      <w:lvlJc w:val="left"/>
      <w:pPr>
        <w:ind w:left="2160" w:hanging="360"/>
      </w:pPr>
    </w:lvl>
    <w:lvl w:ilvl="3" w:tplc="63F65EEE">
      <w:start w:val="1"/>
      <w:numFmt w:val="bullet"/>
      <w:lvlText w:val="●"/>
      <w:lvlJc w:val="left"/>
      <w:pPr>
        <w:ind w:left="2880" w:hanging="360"/>
      </w:pPr>
    </w:lvl>
    <w:lvl w:ilvl="4" w:tplc="2CDA21A8">
      <w:start w:val="1"/>
      <w:numFmt w:val="bullet"/>
      <w:lvlText w:val="○"/>
      <w:lvlJc w:val="left"/>
      <w:pPr>
        <w:ind w:left="3600" w:hanging="360"/>
      </w:pPr>
    </w:lvl>
    <w:lvl w:ilvl="5" w:tplc="AAB2F942">
      <w:start w:val="1"/>
      <w:numFmt w:val="bullet"/>
      <w:lvlText w:val="■"/>
      <w:lvlJc w:val="left"/>
      <w:pPr>
        <w:ind w:left="4320" w:hanging="360"/>
      </w:pPr>
    </w:lvl>
    <w:lvl w:ilvl="6" w:tplc="06F8C02C">
      <w:start w:val="1"/>
      <w:numFmt w:val="bullet"/>
      <w:lvlText w:val="●"/>
      <w:lvlJc w:val="left"/>
      <w:pPr>
        <w:ind w:left="5040" w:hanging="360"/>
      </w:pPr>
    </w:lvl>
    <w:lvl w:ilvl="7" w:tplc="D06C3C90">
      <w:start w:val="1"/>
      <w:numFmt w:val="bullet"/>
      <w:lvlText w:val="●"/>
      <w:lvlJc w:val="left"/>
      <w:pPr>
        <w:ind w:left="5760" w:hanging="360"/>
      </w:pPr>
    </w:lvl>
    <w:lvl w:ilvl="8" w:tplc="F32ECB6C">
      <w:start w:val="1"/>
      <w:numFmt w:val="bullet"/>
      <w:lvlText w:val="●"/>
      <w:lvlJc w:val="left"/>
      <w:pPr>
        <w:ind w:left="6480" w:hanging="360"/>
      </w:pPr>
    </w:lvl>
  </w:abstractNum>
  <w:num w:numId="1" w16cid:durableId="75112737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laise Bender">
    <w15:presenceInfo w15:providerId="AD" w15:userId="S::Blaise@bcbpc.com::a6d5d74a-973f-4639-870b-72815f202a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780C3FFA-025E-4532-AF98-BCEE9CBEF6CD}"/>
    <w:docVar w:name="dgnword-eventsink" w:val="2399045150080"/>
    <w:docVar w:name="dgnword-lastRevisionsView" w:val="0"/>
  </w:docVars>
  <w:rsids>
    <w:rsidRoot w:val="00E65CF2"/>
    <w:rsid w:val="00401058"/>
    <w:rsid w:val="0061792D"/>
    <w:rsid w:val="007927BB"/>
    <w:rsid w:val="007D5E52"/>
    <w:rsid w:val="00A91987"/>
    <w:rsid w:val="00B61B24"/>
    <w:rsid w:val="00E22A76"/>
    <w:rsid w:val="00E3542A"/>
    <w:rsid w:val="00E65CF2"/>
    <w:rsid w:val="00F05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41F2C5"/>
  <w15:docId w15:val="{950DCBC1-3E51-7E41-862F-092EC749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91987"/>
    <w:pPr>
      <w:tabs>
        <w:tab w:val="center" w:pos="4680"/>
        <w:tab w:val="right" w:pos="9360"/>
      </w:tabs>
    </w:pPr>
  </w:style>
  <w:style w:type="character" w:customStyle="1" w:styleId="HeaderChar">
    <w:name w:val="Header Char"/>
    <w:basedOn w:val="DefaultParagraphFont"/>
    <w:link w:val="Header"/>
    <w:uiPriority w:val="99"/>
    <w:rsid w:val="00A91987"/>
  </w:style>
  <w:style w:type="paragraph" w:styleId="Footer">
    <w:name w:val="footer"/>
    <w:basedOn w:val="Normal"/>
    <w:link w:val="FooterChar"/>
    <w:uiPriority w:val="99"/>
    <w:unhideWhenUsed/>
    <w:rsid w:val="00A91987"/>
    <w:pPr>
      <w:tabs>
        <w:tab w:val="center" w:pos="4680"/>
        <w:tab w:val="right" w:pos="9360"/>
      </w:tabs>
    </w:pPr>
  </w:style>
  <w:style w:type="character" w:customStyle="1" w:styleId="FooterChar">
    <w:name w:val="Footer Char"/>
    <w:basedOn w:val="DefaultParagraphFont"/>
    <w:link w:val="Footer"/>
    <w:uiPriority w:val="99"/>
    <w:rsid w:val="00A91987"/>
  </w:style>
  <w:style w:type="paragraph" w:styleId="CommentSubject">
    <w:name w:val="annotation subject"/>
    <w:basedOn w:val="CommentText"/>
    <w:next w:val="CommentText"/>
    <w:link w:val="CommentSubjectChar"/>
    <w:uiPriority w:val="99"/>
    <w:semiHidden/>
    <w:unhideWhenUsed/>
    <w:rsid w:val="007927BB"/>
    <w:rPr>
      <w:b/>
      <w:bCs/>
    </w:rPr>
  </w:style>
  <w:style w:type="character" w:customStyle="1" w:styleId="CommentSubjectChar">
    <w:name w:val="Comment Subject Char"/>
    <w:basedOn w:val="CommentTextChar"/>
    <w:link w:val="CommentSubject"/>
    <w:uiPriority w:val="99"/>
    <w:semiHidden/>
    <w:rsid w:val="007927B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19</Pages>
  <Words>8139</Words>
  <Characters>44604</Characters>
  <Application>Microsoft Office Word</Application>
  <DocSecurity>4</DocSecurity>
  <Lines>675</Lines>
  <Paragraphs>214</Paragraphs>
  <ScaleCrop>false</ScaleCrop>
  <Company/>
  <LinksUpToDate>false</LinksUpToDate>
  <CharactersWithSpaces>52529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Geoff Schackmann</dc:creator>
  <cp:lastModifiedBy>Blaise Bender</cp:lastModifiedBy>
  <cp:revision>2</cp:revision>
  <dcterms:created xsi:type="dcterms:W3CDTF">2026-07-21T19:03:00Z</dcterms:created>
  <dcterms:modified xsi:type="dcterms:W3CDTF">2026-07-21T19:03:00Z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1668f407-48bb-49a1-8477-b31c07df04c9</vt:lpwstr>
  </property>
</Properties>
</file>