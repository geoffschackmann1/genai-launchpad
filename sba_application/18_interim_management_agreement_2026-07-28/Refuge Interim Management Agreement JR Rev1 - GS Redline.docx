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C30E" w14:textId="77777777" w:rsidR="00C22C53" w:rsidRDefault="005C00F6" w:rsidP="00EB56AC">
      <w:pPr>
        <w:keepNext/>
        <w:keepLines/>
        <w:widowControl/>
        <w:spacing w:after="0"/>
        <w:ind w:firstLine="0"/>
        <w:jc w:val="center"/>
        <w:rPr>
          <w:b/>
          <w:bCs/>
          <w:sz w:val="28"/>
        </w:rPr>
      </w:pPr>
      <w:r>
        <w:rPr>
          <w:b/>
          <w:bCs/>
          <w:sz w:val="28"/>
        </w:rPr>
        <w:t>INTERIM MANAGEMENT AGREEMENT</w:t>
      </w:r>
    </w:p>
    <w:p w14:paraId="2F75D684" w14:textId="77777777" w:rsidR="00C22C53" w:rsidRDefault="00C22C53" w:rsidP="00EB56AC">
      <w:pPr>
        <w:keepNext/>
        <w:keepLines/>
        <w:widowControl/>
        <w:spacing w:after="0"/>
        <w:ind w:firstLine="0"/>
        <w:jc w:val="center"/>
        <w:rPr>
          <w:b/>
          <w:bCs/>
          <w:sz w:val="28"/>
        </w:rPr>
      </w:pPr>
    </w:p>
    <w:p w14:paraId="56B3450B" w14:textId="77777777" w:rsidR="00C22C53" w:rsidRPr="0009425C" w:rsidRDefault="00C22C53" w:rsidP="00EB56AC">
      <w:pPr>
        <w:keepNext/>
        <w:keepLines/>
        <w:widowControl/>
        <w:spacing w:after="0"/>
        <w:ind w:firstLine="0"/>
        <w:jc w:val="center"/>
        <w:rPr>
          <w:b/>
          <w:bCs/>
          <w:sz w:val="28"/>
        </w:rPr>
      </w:pPr>
    </w:p>
    <w:p w14:paraId="366C8E97" w14:textId="002C96D9" w:rsidR="00C22C53" w:rsidRDefault="00D61279" w:rsidP="00EB56AC">
      <w:pPr>
        <w:pStyle w:val="Indent5"/>
        <w:keepNext/>
        <w:keepLines/>
        <w:spacing w:after="0"/>
      </w:pPr>
      <w:r>
        <w:t xml:space="preserve">This INTERIM MANAGEMENT AGREEMENT (the “Agreement”) is made and entered into as of </w:t>
      </w:r>
      <w:del w:id="9001" w:author="Geoff Schackmann" w:date="2026-07-28T00:00:00Z">
        <w:r>
          <w:rPr>
            <w:highlight w:val="yellow"/>
          </w:rPr>
          <w:delText xml:space="preserve">[•]</w:delText>
        </w:r>
      </w:del>
      <w:ins w:id="9002" w:author="Geoff Schackmann" w:date="2026-07-28T00:00:00Z">
        <w:r>
          <w:rPr>
            <w:highlight w:val="yellow"/>
          </w:rPr>
          <w:t xml:space="preserve">July 28</w:t>
        </w:r>
      </w:ins>
      <w:r>
        <w:t xml:space="preserve">, 2026 (the “Execution Date), by and between Refuge Hospice, LLC, a Texas limited liability company (“Licensee”) and Tyler Hospice Hold, LLC, a Wyoming limited liability company (“Manager”).  </w:t>
      </w:r>
    </w:p>
    <w:p w14:paraId="7DA6F74A" w14:textId="77777777" w:rsidR="00C22C53" w:rsidRPr="0009425C" w:rsidRDefault="00C22C53" w:rsidP="00EB56AC">
      <w:pPr>
        <w:pStyle w:val="Indent5"/>
        <w:keepNext/>
        <w:keepLines/>
        <w:spacing w:after="0"/>
      </w:pPr>
    </w:p>
    <w:p w14:paraId="0969DA2E" w14:textId="77777777" w:rsidR="00C22C53" w:rsidRDefault="00D61279" w:rsidP="00EB56AC">
      <w:pPr>
        <w:keepNext/>
        <w:keepLines/>
        <w:widowControl/>
        <w:spacing w:after="0"/>
        <w:ind w:firstLine="0"/>
        <w:jc w:val="center"/>
        <w:rPr>
          <w:b/>
        </w:rPr>
      </w:pPr>
      <w:r>
        <w:rPr>
          <w:b/>
        </w:rPr>
        <w:t>RECITALS</w:t>
      </w:r>
    </w:p>
    <w:p w14:paraId="3CE3D9C6" w14:textId="77777777" w:rsidR="00C22C53" w:rsidRPr="0009425C" w:rsidRDefault="00C22C53" w:rsidP="00EB56AC">
      <w:pPr>
        <w:keepNext/>
        <w:keepLines/>
        <w:widowControl/>
        <w:spacing w:after="0"/>
        <w:ind w:firstLine="0"/>
        <w:jc w:val="center"/>
        <w:rPr>
          <w:b/>
        </w:rPr>
      </w:pPr>
    </w:p>
    <w:p w14:paraId="0C264A37" w14:textId="77777777" w:rsidR="00C22C53" w:rsidRDefault="00D61279" w:rsidP="00EB56AC">
      <w:pPr>
        <w:pStyle w:val="Indent5"/>
        <w:keepNext/>
        <w:keepLines/>
        <w:spacing w:after="0"/>
      </w:pPr>
      <w:r>
        <w:t>A.</w:t>
      </w:r>
      <w:r>
        <w:tab/>
        <w:t xml:space="preserve">Licensee is the licensed operator of a hospice agency (the “Business”); and </w:t>
      </w:r>
    </w:p>
    <w:p w14:paraId="33F9C5D2" w14:textId="77777777" w:rsidR="00C22C53" w:rsidRPr="0009425C" w:rsidRDefault="00C22C53" w:rsidP="00EB56AC">
      <w:pPr>
        <w:pStyle w:val="Indent5"/>
        <w:keepNext/>
        <w:keepLines/>
        <w:spacing w:after="0"/>
      </w:pPr>
    </w:p>
    <w:p w14:paraId="68C1136C" w14:textId="2B079A33" w:rsidR="00C22C53" w:rsidRDefault="00D61279" w:rsidP="00631A59">
      <w:pPr>
        <w:pStyle w:val="Indent5"/>
        <w:keepNext/>
        <w:keepLines/>
        <w:spacing w:after="0"/>
      </w:pPr>
      <w:r>
        <w:t>B.</w:t>
      </w:r>
      <w:r>
        <w:tab/>
        <w:t xml:space="preserve"> Manager is experienced in the operation of hospice agencies like the Business and Licensee has requested that Manager manage the Business commencing on </w:t>
      </w:r>
      <w:del w:id="9003" w:author="Geoff Schackmann" w:date="2026-07-28T00:00:00Z">
        <w:r>
          <w:rPr>
            <w:highlight w:val="yellow"/>
          </w:rPr>
          <w:delText xml:space="preserve">[MANAGEMENT TRANSFER DATE]</w:delText>
        </w:r>
      </w:del>
      <w:ins w:id="9004" w:author="Geoff Schackmann" w:date="2026-07-28T00:00:00Z">
        <w:r>
          <w:rPr>
            <w:highlight w:val="yellow"/>
          </w:rPr>
          <w:t xml:space="preserve">July 28, 2026</w:t>
        </w:r>
      </w:ins>
      <w:r>
        <w:t xml:space="preserve"> (the “Management Transfer Date”); and</w:t>
      </w:r>
    </w:p>
    <w:p w14:paraId="174C05A5" w14:textId="77777777" w:rsidR="00C22C53" w:rsidRDefault="00000000">
      <w:pPr>
        <w:widowControl/>
        <w:spacing w:after="120"/>
      </w:pPr>
      <w:r>
        <w:t>C.</w:t>
      </w:r>
      <w:r>
        <w:tab/>
        <w:t>Concurrently with this Agreement, Manager (or its affiliate) and DHJR Limited Partnership, Angel J. Resendiz, and Dennis M. Hendrix (collectively, the “Remaining Members”), the current members of Licensee, are parties to a Membership Interest Purchase Agreement (the “MIPA”) providing for the transfer to Manager of forty-nine percent (49%) of the membership interests of Licensee at an initial closing, with the remaining fifty-one percent (51%) to transfer following expiration of the 36-month restriction under 42 C.F.R. § 424.550(b) applicable to Licensee's CMS Certification Number (currently expected on or about January 15, 2027); and</w:t>
      </w:r>
    </w:p>
    <w:p w14:paraId="5A813965" w14:textId="77777777" w:rsidR="00C22C53" w:rsidRDefault="00000000">
      <w:pPr>
        <w:widowControl/>
        <w:spacing w:after="120"/>
      </w:pPr>
      <w:r>
        <w:t>D.</w:t>
      </w:r>
      <w:r>
        <w:tab/>
        <w:t>This Agreement is intended solely to provide for Manager's provision of bona fide, fair-market-value management services to Licensee during the period prior to the closing of the remaining 51% transfer under the MIPA, and is not intended to, and shall not be construed to, transfer or convey Licensee's Medicare provider agreement, CMS Certification Number, state hospice license, or any ownership interest in Licensee other than as set forth in the MIPA; and</w:t>
      </w:r>
    </w:p>
    <w:p w14:paraId="52130281" w14:textId="77777777" w:rsidR="00C22C53" w:rsidRPr="0009425C" w:rsidRDefault="00C22C53" w:rsidP="00EB56AC">
      <w:pPr>
        <w:pStyle w:val="Indent5"/>
        <w:keepNext/>
        <w:keepLines/>
        <w:spacing w:after="0"/>
      </w:pPr>
    </w:p>
    <w:p w14:paraId="3E53FAC3" w14:textId="77777777" w:rsidR="00C22C53" w:rsidRDefault="00D61279" w:rsidP="00EB56AC">
      <w:pPr>
        <w:pStyle w:val="Indent5"/>
        <w:keepNext/>
        <w:keepLines/>
        <w:spacing w:after="0"/>
      </w:pPr>
      <w:r>
        <w:t>NOW, THEREFORE, in consideration of the foregoing premises and the mutual covenants of the parties set forth herein, IT IS HEREBY AGREED AS FOLLOWS:</w:t>
      </w:r>
    </w:p>
    <w:p w14:paraId="36C7D3E5" w14:textId="77777777" w:rsidR="00837B5B" w:rsidRDefault="00837B5B" w:rsidP="00837B5B">
      <w:pPr>
        <w:widowControl/>
        <w:spacing w:after="0"/>
        <w:ind w:firstLine="0"/>
        <w:rPr>
          <w:b/>
        </w:rPr>
      </w:pPr>
    </w:p>
    <w:p w14:paraId="2A83C936" w14:textId="77777777" w:rsidR="00C22C53" w:rsidRDefault="00000000">
      <w:pPr>
        <w:widowControl/>
        <w:ind w:firstLine="0"/>
        <w:rPr>
          <w:i/>
        </w:rPr>
      </w:pPr>
      <w:r>
        <w:t>1.</w:t>
      </w:r>
      <w:r>
        <w:tab/>
        <w:t xml:space="preserve">Management of the Business. Commencing on the Management Transfer Date, Licensee appoints Manager to provide the management and administrative services described in this Agreement, subject at all times to the Reserved Licensee Approval Rights set forth in Section 1.8 and to Licensee's retained authority over daily operational decisions and patient care set forth in Section 1.1. The period during which Manager provides such services (the “Management Period”) shall begin on the Management Transfer Date and shall end on the earliest of: (a) the date on which the transfer of the remaining fifty-one percent (51%) of the membership interests of Licensee contemplated by the Membership Interest Purchase Agreement between Manager (or its affiliate) and the Remaining Members closes (expected on or about January 15, 2027, the first practicable date following expiration of the 36-month restriction under 42 C.F.R. § 424.550(b) applicable to Licensee's CMS Certification Number); (b) termination of this Agreement in accordance with </w:t>
      </w:r>
      <w:del w:id="9005" w:author="Geoff Schackmann" w:date="2026-07-28T00:00:00Z">
        <w:r>
          <w:delText xml:space="preserve">Section 23</w:delText>
        </w:r>
      </w:del>
      <w:ins w:id="9006" w:author="Geoff Schackmann" w:date="2026-07-28T00:00:00Z">
        <w:r>
          <w:t xml:space="preserve">Section 24</w:t>
        </w:r>
      </w:ins>
      <w:r>
        <w:t xml:space="preserve">; or (c) the second anniversary of the Management Transfer Date. This Agreement does not convey, and shall not be construed to convey, any ownership interest in Licensee, its Medicare provider agreement, or its CMS Certification Number beyond what is separately conveyed under the Membership Interest Purchase Agreement.</w:t>
      </w:r>
    </w:p>
    <w:p w14:paraId="72D0E7FB" w14:textId="77777777" w:rsidR="00C22C53" w:rsidRPr="00244919" w:rsidRDefault="00FB0BC1" w:rsidP="00EB56AC">
      <w:pPr>
        <w:widowControl/>
        <w:rPr>
          <w:b/>
        </w:rPr>
      </w:pPr>
      <w:r>
        <w:t>1.1</w:t>
      </w:r>
      <w:r>
        <w:tab/>
        <w:t xml:space="preserve">In connection with Manager’s assumption of operational and financial responsibility for the Business, to the extent not already provided, Licensee shall promptly provide to Manager a list of all Business accounts and numbers for same (e.g., third party provider numbers, contracts, workers compensation insurance and claims information). Notwithstanding the foregoing, Licensee shall remain ultimately responsible for the daily operational decisions and the care delivered to the patients at the Business during the Management Period. </w:t>
      </w:r>
    </w:p>
    <w:p w14:paraId="1CCAD737" w14:textId="77777777" w:rsidR="00C22C53" w:rsidRDefault="00000000">
      <w:pPr>
        <w:widowControl/>
        <w:rPr>
          <w:b/>
        </w:rPr>
      </w:pPr>
      <w:r>
        <w:t>1.2</w:t>
      </w:r>
      <w:r>
        <w:tab/>
        <w:t>Only with respect to the time period accruing during the Management Period, Manager shall arrange (utilizing Business personnel as appropriate) for the provision of the bookkeeping, accounting, and administrative functions, including the following, as determined by Manager and subject to Section 1.8.</w:t>
      </w:r>
    </w:p>
    <w:p w14:paraId="368B9019" w14:textId="77777777" w:rsidR="00C22C53" w:rsidRDefault="00D61279" w:rsidP="00EB56AC">
      <w:pPr>
        <w:widowControl/>
        <w:spacing w:after="0"/>
      </w:pPr>
      <w:r>
        <w:tab/>
        <w:t>1.2.1</w:t>
      </w:r>
      <w:r>
        <w:tab/>
        <w:t>Preparation and maintenance of business records and financial and other reports;</w:t>
      </w:r>
    </w:p>
    <w:p w14:paraId="2323E70D" w14:textId="77777777" w:rsidR="00FB0BC1" w:rsidRDefault="00FB0BC1" w:rsidP="00EB56AC">
      <w:pPr>
        <w:widowControl/>
        <w:spacing w:after="0"/>
        <w:ind w:firstLine="0"/>
        <w:rPr>
          <w:b/>
        </w:rPr>
      </w:pPr>
    </w:p>
    <w:p w14:paraId="33639AA4" w14:textId="77777777" w:rsidR="00590C48" w:rsidRDefault="00D61279" w:rsidP="00EB56AC">
      <w:pPr>
        <w:widowControl/>
        <w:spacing w:after="0"/>
      </w:pPr>
      <w:r>
        <w:tab/>
        <w:t>1.2.2</w:t>
      </w:r>
      <w:r>
        <w:tab/>
        <w:t>Establishment and administration of accounting procedures and controls;</w:t>
      </w:r>
    </w:p>
    <w:p w14:paraId="0F3052E8" w14:textId="77777777" w:rsidR="00590C48" w:rsidRDefault="00590C48" w:rsidP="00EB56AC">
      <w:pPr>
        <w:widowControl/>
        <w:spacing w:after="0"/>
      </w:pPr>
    </w:p>
    <w:p w14:paraId="4BE95324" w14:textId="77777777" w:rsidR="00C22C53" w:rsidRDefault="00590C48" w:rsidP="00EB56AC">
      <w:pPr>
        <w:widowControl/>
        <w:rPr>
          <w:b/>
        </w:rPr>
      </w:pPr>
      <w:r>
        <w:tab/>
        <w:t>1.2.3</w:t>
      </w:r>
      <w:r>
        <w:tab/>
        <w:t>Financial and business planning;</w:t>
      </w:r>
    </w:p>
    <w:p w14:paraId="51276325" w14:textId="77777777" w:rsidR="00C22C53" w:rsidRDefault="00590C48" w:rsidP="00EB56AC">
      <w:pPr>
        <w:widowControl/>
        <w:rPr>
          <w:b/>
        </w:rPr>
      </w:pPr>
      <w:r>
        <w:tab/>
        <w:t>1.2.4</w:t>
      </w:r>
      <w:r>
        <w:tab/>
        <w:t>Processing and payment of accounts payable;</w:t>
      </w:r>
    </w:p>
    <w:p w14:paraId="6F135ED3" w14:textId="77777777" w:rsidR="00C22C53" w:rsidRPr="00590C48" w:rsidRDefault="00D61279" w:rsidP="00EB56AC">
      <w:pPr>
        <w:widowControl/>
      </w:pPr>
      <w:r>
        <w:tab/>
        <w:t>1.2.5</w:t>
      </w:r>
      <w:r>
        <w:tab/>
        <w:t>Billing, processing and collection of accounts receivable, including the billing and completion of any reports and forms that may be required by insurance companies, governmental agencies, or other third-party payors; and</w:t>
      </w:r>
    </w:p>
    <w:p w14:paraId="5529C36E" w14:textId="77777777" w:rsidR="00C22C53" w:rsidRPr="00EB56AC" w:rsidRDefault="00D61279" w:rsidP="00EB56AC">
      <w:pPr>
        <w:widowControl/>
      </w:pPr>
      <w:r>
        <w:tab/>
        <w:t>1.2.6</w:t>
      </w:r>
      <w:r>
        <w:tab/>
        <w:t>Providing and processing of all employee record keeping, payroll accounting (including social security and other payroll tax reporting), and benefits for all employees of the Business.</w:t>
      </w:r>
    </w:p>
    <w:p w14:paraId="3E3B39B0" w14:textId="77777777" w:rsidR="00C22C53" w:rsidRDefault="00953219" w:rsidP="00EB56AC">
      <w:pPr>
        <w:widowControl/>
        <w:rPr>
          <w:b/>
        </w:rPr>
      </w:pPr>
      <w:r>
        <w:t>1.3</w:t>
      </w:r>
      <w:r>
        <w:tab/>
        <w:t>Manager shall arrange for the provision and replenishment, as Manager deems necessary, of all supplies and inventory used in the Business.</w:t>
      </w:r>
    </w:p>
    <w:p w14:paraId="2CAF0E1B" w14:textId="77777777" w:rsidR="00C22C53" w:rsidRDefault="00000000">
      <w:pPr>
        <w:widowControl/>
        <w:ind w:firstLine="0"/>
        <w:rPr>
          <w:b/>
        </w:rPr>
      </w:pPr>
      <w:r>
        <w:t>1.4</w:t>
      </w:r>
      <w:r>
        <w:tab/>
        <w:t>Manager shall arrange for all employees whom Manager determines to be necessary to effectively and efficiently operate the Business, subject to Section 1.8.  Manager shall be responsible for all aspects of administration of employees, including hiring, training, supervision, and termination, but shall do so with the supervision of Licensee and, notwithstanding anything to the contrary in this Section 1.4, Manager shall not hire, terminate, or materially change the compensation or duties of the Business's Administrator or Director of Nursing (or equivalent clinical leadership roles) without Licensee's prior written approval.  All employees of the Business shall be employed by Licensee. Manager shall maintain during the Management Period on behalf of the Business, worker’s compensation insurance as required by law.  Manager will be responsible for employer’s liability insurance in accord with the CHAP and Medicare standard policy.</w:t>
      </w:r>
    </w:p>
    <w:p w14:paraId="67A03806" w14:textId="2C282D36" w:rsidR="00C22C53" w:rsidRDefault="00953219" w:rsidP="00EB56AC">
      <w:pPr>
        <w:widowControl/>
        <w:rPr>
          <w:b/>
        </w:rPr>
      </w:pPr>
      <w:r>
        <w:lastRenderedPageBreak/>
        <w:t>1.5</w:t>
      </w:r>
      <w:r>
        <w:tab/>
        <w:t>Manager, on behalf of the Business shall arrange for maintenance of the payroll records of all employees, for the issuance of paychecks on a twice monthly basis, and for the payment and withholding from such paychecks of appropriate amounts for income tax, social security, unemployment insurance, and for all benefits, including vacation, holidays, and other benefits in accord with the approved policies.</w:t>
      </w:r>
    </w:p>
    <w:p w14:paraId="0892267C" w14:textId="14F7A1B0" w:rsidR="00C22C53" w:rsidRDefault="00953219" w:rsidP="00EB56AC">
      <w:pPr>
        <w:widowControl/>
        <w:rPr>
          <w:b/>
        </w:rPr>
      </w:pPr>
      <w:r>
        <w:t>1.6</w:t>
      </w:r>
      <w:r>
        <w:tab/>
        <w:t>Manager shall have the right to revise the fee schedules for the services rendered by the Business with licensee approval</w:t>
      </w:r>
    </w:p>
    <w:p w14:paraId="69DB1BFD" w14:textId="77777777" w:rsidR="00C22C53" w:rsidRDefault="00953219" w:rsidP="00EB56AC">
      <w:pPr>
        <w:widowControl/>
        <w:rPr>
          <w:b/>
        </w:rPr>
      </w:pPr>
      <w:r>
        <w:t>1.7</w:t>
      </w:r>
      <w:r>
        <w:tab/>
        <w:t>Manager shall have the right to utilize the existing Business name.</w:t>
      </w:r>
    </w:p>
    <w:p w14:paraId="52BCF354" w14:textId="77777777" w:rsidR="00C22C53" w:rsidRDefault="00000000">
      <w:pPr>
        <w:widowControl/>
        <w:rPr>
          <w:b/>
        </w:rPr>
      </w:pPr>
      <w:r>
        <w:t>1.8</w:t>
      </w:r>
      <w:r>
        <w:tab/>
        <w:t>Reserved Licensee Approval Rights. Notwithstanding any other provision of this Agreement, Manager shall obtain Licensee's prior written approval before taking any of the following actions on behalf of the Business during the Management Period: (a) admitting the first patient(s) and commencing patient census and billing operations; (b) hiring, terminating, or materially changing the compensation of the Administrator, Director of Nursing, or other clinical leadership; (c) entering into, amending, or terminating any contract or incurring any expense outside the ordinary course in excess of $10,000; (d) incurring indebtedness or encumbering any asset of the Business; (e) adopting or materially changing any clinical, quality, or compliance policy required for state licensure or CHAP accreditation; (f) settling or compromising any claim, audit, or government investigation; and (g) any other action that would reasonably be expected to require disclosure as a change of ownership or change of managing control under 42 C.F.R. §§ 424.550 or 424.516. Licensee shall not unreasonably withhold, condition, or delay approval of requests consistent with the ordinary operation of the Business.</w:t>
      </w:r>
    </w:p>
    <w:p w14:paraId="10885C1B" w14:textId="77777777" w:rsidR="00C22C53" w:rsidRPr="00244919" w:rsidRDefault="00136346" w:rsidP="00EB56AC">
      <w:pPr>
        <w:widowControl/>
        <w:ind w:firstLine="0"/>
        <w:rPr>
          <w:b/>
          <w:i/>
        </w:rPr>
      </w:pPr>
      <w:r>
        <w:rPr>
          <w:b/>
        </w:rPr>
        <w:t>2.</w:t>
      </w:r>
      <w:r>
        <w:rPr>
          <w:b/>
        </w:rPr>
        <w:tab/>
        <w:t>Billings, Collections and Accounts Receivable</w:t>
      </w:r>
    </w:p>
    <w:p w14:paraId="5A423B05" w14:textId="77777777" w:rsidR="00C22C53" w:rsidRPr="0009425C" w:rsidRDefault="00136346" w:rsidP="00EB56AC">
      <w:pPr>
        <w:widowControl/>
        <w:rPr>
          <w:b/>
        </w:rPr>
      </w:pPr>
      <w:r>
        <w:t>2.1</w:t>
      </w:r>
      <w:r>
        <w:tab/>
        <w:t xml:space="preserve">Only with respect to the time period accruing during the Management Period, Manager shall bill patients and payers and use its good faith efforts to collect all cash revenue resulting from the Business operations during the Management Period. Licensee agrees to reasonably cooperate with Manager to make available such billing and accounting information and to provide such financial records for review as shall be necessary to accomplish the billing and collection of patient charges for services provided for in this </w:t>
      </w:r>
      <w:r>
        <w:rPr>
          <w:u w:val="single"/>
        </w:rPr>
        <w:t>Section 2.1</w:t>
      </w:r>
      <w:r>
        <w:t xml:space="preserve"> and to reasonably cooperate with Manager in the completion of reports and claim forms as necessary to procure payments and reimbursement from governmental agencies, insurance carriers or other third party payors. Licensee hereby irrevocably appoints Manager to be its true and lawful attorney-in-fact for the following purposes:</w:t>
      </w:r>
    </w:p>
    <w:p w14:paraId="35CFCF55" w14:textId="77777777" w:rsidR="00C22C53" w:rsidRDefault="00000000">
      <w:pPr>
        <w:widowControl/>
        <w:tabs>
          <w:tab w:val="clear" w:pos="1440"/>
          <w:tab w:val="clear" w:pos="2160"/>
        </w:tabs>
        <w:spacing w:after="0"/>
        <w:ind w:firstLine="1440"/>
      </w:pPr>
      <w:r>
        <w:t>2.1.1  To bill patients in Licensee’s name, on Licensee’s behalf, and under Licensee’s provider numbers and contracts, in respect of services provided to patients of the Business during the Management Period. All resulting revenue shall at all times remain the property of, and under the ultimate control of, Licensee; Manager shall have no ownership interest in such revenue and its sole compensation with respect thereto is the Management Fee described in Section 3.</w:t>
      </w:r>
    </w:p>
    <w:p w14:paraId="3BF74B3B" w14:textId="77777777" w:rsidR="00136346" w:rsidRDefault="00136346" w:rsidP="009D3CC0">
      <w:pPr>
        <w:widowControl/>
        <w:spacing w:after="0"/>
        <w:ind w:firstLine="1440"/>
        <w:rPr>
          <w:b/>
        </w:rPr>
      </w:pPr>
    </w:p>
    <w:p w14:paraId="190DE69C" w14:textId="77777777" w:rsidR="00136346" w:rsidRDefault="00136346" w:rsidP="009D3CC0">
      <w:pPr>
        <w:widowControl/>
        <w:spacing w:after="0"/>
        <w:ind w:firstLine="1440"/>
        <w:rPr>
          <w:b/>
        </w:rPr>
      </w:pPr>
      <w:r>
        <w:lastRenderedPageBreak/>
        <w:t>2.1.2.</w:t>
      </w:r>
      <w:r>
        <w:tab/>
        <w:t>To collect accounts receivable resulting from such billing in Licensee’s name;</w:t>
      </w:r>
      <w:r>
        <w:rPr>
          <w:b/>
        </w:rPr>
        <w:t xml:space="preserve"> </w:t>
      </w:r>
    </w:p>
    <w:p w14:paraId="4554AFC9" w14:textId="77777777" w:rsidR="00136346" w:rsidRDefault="00136346" w:rsidP="00EB56AC">
      <w:pPr>
        <w:widowControl/>
        <w:spacing w:after="0"/>
        <w:ind w:firstLine="0"/>
        <w:rPr>
          <w:b/>
        </w:rPr>
      </w:pPr>
    </w:p>
    <w:p w14:paraId="5CE885F0" w14:textId="77777777" w:rsidR="00136346" w:rsidRDefault="00136346" w:rsidP="00EB56AC">
      <w:pPr>
        <w:widowControl/>
        <w:spacing w:after="0"/>
        <w:ind w:firstLine="0"/>
      </w:pPr>
      <w:r>
        <w:rPr>
          <w:b/>
        </w:rPr>
        <w:tab/>
      </w:r>
      <w:r>
        <w:rPr>
          <w:b/>
        </w:rPr>
        <w:tab/>
      </w:r>
      <w:r>
        <w:t>2.1.3</w:t>
      </w:r>
      <w:r>
        <w:tab/>
        <w:t>To receive payments from insurance companies, prepayments from health care plans, and payments from all other third-party payers; and</w:t>
      </w:r>
    </w:p>
    <w:p w14:paraId="5F6732CF" w14:textId="77777777" w:rsidR="00136346" w:rsidRDefault="00136346" w:rsidP="00EB56AC">
      <w:pPr>
        <w:widowControl/>
        <w:spacing w:after="0"/>
        <w:ind w:firstLine="0"/>
      </w:pPr>
    </w:p>
    <w:p w14:paraId="15151B40" w14:textId="77777777" w:rsidR="00837B5B" w:rsidRDefault="00136346" w:rsidP="00837B5B">
      <w:pPr>
        <w:widowControl/>
        <w:spacing w:after="0"/>
        <w:ind w:firstLine="0"/>
      </w:pPr>
      <w:r>
        <w:tab/>
      </w:r>
      <w:r>
        <w:tab/>
      </w:r>
      <w:r>
        <w:rPr>
          <w:bCs/>
        </w:rPr>
        <w:t>2</w:t>
      </w:r>
      <w:r>
        <w:t>.1.4</w:t>
      </w:r>
      <w:r>
        <w:tab/>
        <w:t>To take possession of and endorse in the name of Licensee any notices, checks, money orders, insurance payments, and other instruments received in payment of the accounts receivable resulting from such billing; and</w:t>
      </w:r>
    </w:p>
    <w:p w14:paraId="65C316E0" w14:textId="77777777" w:rsidR="00837B5B" w:rsidRDefault="00837B5B" w:rsidP="00837B5B">
      <w:pPr>
        <w:widowControl/>
        <w:spacing w:after="0"/>
        <w:ind w:firstLine="0"/>
      </w:pPr>
    </w:p>
    <w:p w14:paraId="08518B29" w14:textId="77777777" w:rsidR="00837B5B" w:rsidRDefault="00837B5B" w:rsidP="00837B5B">
      <w:pPr>
        <w:widowControl/>
        <w:spacing w:after="0"/>
        <w:ind w:firstLine="0"/>
      </w:pPr>
      <w:r>
        <w:tab/>
      </w:r>
      <w:r>
        <w:tab/>
      </w:r>
      <w:r w:rsidR="00136346">
        <w:t>2</w:t>
      </w:r>
      <w:r w:rsidR="00D61279" w:rsidRPr="0009425C">
        <w:t>.1.5</w:t>
      </w:r>
      <w:r w:rsidR="00D61279" w:rsidRPr="0009425C">
        <w:tab/>
        <w:t>To initiate legal proceedings in accordance with policies approved by Licensee to collect any accounts or monies owed to the Business or Licensee related to the Business during the Management Period.</w:t>
      </w:r>
    </w:p>
    <w:p w14:paraId="3B545A11" w14:textId="77777777" w:rsidR="00837B5B" w:rsidRDefault="00837B5B" w:rsidP="00837B5B">
      <w:pPr>
        <w:widowControl/>
        <w:spacing w:after="0"/>
        <w:ind w:firstLine="0"/>
      </w:pPr>
    </w:p>
    <w:p w14:paraId="0051C65A" w14:textId="77777777" w:rsidR="00C22C53" w:rsidRDefault="00000000">
      <w:pPr>
        <w:widowControl/>
        <w:spacing w:after="0"/>
        <w:ind w:firstLine="0"/>
      </w:pPr>
      <w:r>
        <w:t>2.2</w:t>
      </w:r>
      <w:r>
        <w:tab/>
        <w:t>The Business’s operating account(s) shall at all times remain in Licensee’s name and under Licensee’s ultimate control. Licensee shall retain at least one authorized signatory on such account(s) who is not affiliated with Manager. Licensee may designate Manager personnel as additional authorized signatories solely for the purpose of paying ordinary-course operating expenses of the Business approved in accordance with Section 1.8, and Licensee may revoke any such access at any time, for any reason, upon notice to Manager.</w:t>
      </w:r>
    </w:p>
    <w:p w14:paraId="3C562D87" w14:textId="77777777" w:rsidR="00837B5B" w:rsidRDefault="00837B5B" w:rsidP="00837B5B">
      <w:pPr>
        <w:widowControl/>
        <w:spacing w:after="0"/>
        <w:ind w:firstLine="0"/>
      </w:pPr>
    </w:p>
    <w:p w14:paraId="5C330F55" w14:textId="77777777" w:rsidR="00C22C53" w:rsidRDefault="00000000">
      <w:pPr>
        <w:widowControl/>
        <w:spacing w:after="0"/>
        <w:ind w:firstLine="0"/>
      </w:pPr>
      <w:r>
        <w:t>2.3</w:t>
      </w:r>
      <w:r>
        <w:tab/>
        <w:t>All cash revenue related to services provided to patients of the Business, whether before, during, or after the Management Period, shall at all times be the property of, and under the ultimate control of, Licensee (for the sole benefit of the Remaining Members with respect to revenue relating to periods prior to the Management Period).  Manager shall have no ownership interest in any such revenue; Manager’s sole compensation for the services described in this Agreement is the Management Fee described in Section 3. Manager is authorized to use revenue relating to the Management Period, held in Licensee’s account(s) as described in Section 2.2, to pay for expenses incurred during the Management Period on Licensee’s behalf, including both expenses paid during such period and expenses which are due after the Management Period but which were incurred during the Management Period. In the event any person, entity or agency withholds any operating revenues or cash revenues owed to the Business due to any action, omission, report, audit, investigation, claim, demand, order, or judgment relating to facts or operation of the Business prior to the Management Transfer Date, Licensee shall immediately reimburse the Business for any and all such revenue promptly following its receipt of such revenue.</w:t>
      </w:r>
    </w:p>
    <w:p w14:paraId="7155258A" w14:textId="77777777" w:rsidR="00837B5B" w:rsidRDefault="00837B5B" w:rsidP="00837B5B">
      <w:pPr>
        <w:widowControl/>
        <w:spacing w:after="0"/>
        <w:ind w:firstLine="0"/>
      </w:pPr>
    </w:p>
    <w:p w14:paraId="6A8E0495" w14:textId="77777777" w:rsidR="00837B5B" w:rsidRDefault="00837B5B" w:rsidP="00837B5B">
      <w:pPr>
        <w:widowControl/>
        <w:spacing w:after="0"/>
        <w:ind w:firstLine="0"/>
      </w:pPr>
      <w:r>
        <w:tab/>
        <w:t>2.4</w:t>
      </w:r>
      <w:r>
        <w:tab/>
        <w:t>In furtherance and not in limitation of the allocation of revenues provided for in Section 2.3, Manager and Licensee agree as follows:</w:t>
      </w:r>
    </w:p>
    <w:p w14:paraId="6552C63B" w14:textId="77777777" w:rsidR="00837B5B" w:rsidRDefault="00837B5B" w:rsidP="00837B5B">
      <w:pPr>
        <w:widowControl/>
        <w:spacing w:after="0"/>
        <w:ind w:firstLine="0"/>
      </w:pPr>
    </w:p>
    <w:p w14:paraId="338BBA2C" w14:textId="77777777" w:rsidR="00837B5B" w:rsidRDefault="00837B5B" w:rsidP="00837B5B">
      <w:pPr>
        <w:widowControl/>
        <w:spacing w:after="0"/>
        <w:ind w:firstLine="0"/>
      </w:pPr>
      <w:r>
        <w:tab/>
      </w:r>
      <w:r>
        <w:tab/>
        <w:t>2.4.1</w:t>
      </w:r>
      <w:r>
        <w:tab/>
        <w:t>If such payments either specifically indicate on the accompanying remittance advice, or if the parties agree, that they relate entirely to any period other than the Management Period, they shall be retained by or forwarded to Licensee, along with the applicable remittance advice, in accordance with the provisions of Section 2.4.5 below.</w:t>
      </w:r>
    </w:p>
    <w:p w14:paraId="127203AD" w14:textId="77777777" w:rsidR="00837B5B" w:rsidRDefault="00837B5B" w:rsidP="00837B5B">
      <w:pPr>
        <w:widowControl/>
        <w:spacing w:after="0"/>
        <w:ind w:firstLine="0"/>
      </w:pPr>
    </w:p>
    <w:p w14:paraId="3B03C795" w14:textId="77777777" w:rsidR="00837B5B" w:rsidRDefault="00837B5B" w:rsidP="00837B5B">
      <w:pPr>
        <w:widowControl/>
        <w:spacing w:after="0"/>
        <w:ind w:firstLine="0"/>
      </w:pPr>
      <w:r>
        <w:tab/>
      </w:r>
      <w:r>
        <w:tab/>
        <w:t>2.4.2</w:t>
      </w:r>
      <w:r>
        <w:tab/>
        <w:t xml:space="preserve">If such payments indicate on the accompanying remittance advice, or if the parties agree, that they relate entirely to the Management Period, they shall be forwarded to or </w:t>
      </w:r>
      <w:r>
        <w:lastRenderedPageBreak/>
        <w:t>retained by Manager, along with the applicable remittance advice, in accordance with the provisions of Section 2.4.5 below.</w:t>
      </w:r>
    </w:p>
    <w:p w14:paraId="1B0C80C3" w14:textId="77777777" w:rsidR="00837B5B" w:rsidRDefault="00837B5B" w:rsidP="00837B5B">
      <w:pPr>
        <w:widowControl/>
        <w:spacing w:after="0"/>
        <w:ind w:firstLine="0"/>
      </w:pPr>
    </w:p>
    <w:p w14:paraId="49B48651" w14:textId="77777777" w:rsidR="00837B5B" w:rsidRDefault="00837B5B" w:rsidP="00837B5B">
      <w:pPr>
        <w:widowControl/>
        <w:spacing w:after="0"/>
        <w:ind w:firstLine="0"/>
      </w:pPr>
      <w:r>
        <w:tab/>
      </w:r>
      <w:r>
        <w:tab/>
        <w:t>2.4.3</w:t>
      </w:r>
      <w:r>
        <w:tab/>
        <w:t>If such payments indicate on the accompanying remittance advice, or if the parties agree, that they relate to periods for which both parties are entitled to reimbursement under the terms hereof, the portion thereof which relates to the Management Period shall be forwarded to or retained by Manager and the balance shall be retained by or remitted to Licensee in accordance with the provisions of Section 2.4.5 below.</w:t>
      </w:r>
    </w:p>
    <w:p w14:paraId="2D91A439" w14:textId="77777777" w:rsidR="00837B5B" w:rsidRDefault="00837B5B" w:rsidP="00837B5B">
      <w:pPr>
        <w:widowControl/>
        <w:spacing w:after="0"/>
        <w:ind w:firstLine="0"/>
      </w:pPr>
    </w:p>
    <w:p w14:paraId="4755ED88" w14:textId="77777777" w:rsidR="00C22C53" w:rsidRDefault="00837B5B" w:rsidP="00837B5B">
      <w:pPr>
        <w:widowControl/>
        <w:spacing w:after="0"/>
        <w:ind w:firstLine="0"/>
        <w:rPr>
          <w:b/>
        </w:rPr>
      </w:pPr>
      <w:r>
        <w:tab/>
      </w:r>
      <w:r>
        <w:tab/>
        <w:t>2.4.4</w:t>
      </w:r>
      <w:r>
        <w:t xml:space="preserve">Any payments received by Manager from and after the </w:t>
      </w:r>
      <w:del w:id="9007" w:author="Geoff Schackmann" w:date="2026-07-28T00:00:00Z">
        <w:r>
          <w:delText xml:space="preserve">Operations Transfer Date</w:delText>
        </w:r>
      </w:del>
      <w:ins w:id="9008" w:author="Geoff Schackmann" w:date="2026-07-28T00:00:00Z">
        <w:r>
          <w:t xml:space="preserve">Management Transfer Date</w:t>
        </w:r>
      </w:ins>
      <w:r>
        <w:t xml:space="preserve"> from or on behalf of private pay patients with outstanding balances as of the </w:t>
      </w:r>
      <w:r>
        <w:rPr>
          <w:b/>
        </w:rPr>
        <w:t>Management Transfer Date</w:t>
      </w:r>
      <w:r>
        <w:t xml:space="preserve"> which fail to designate the period to which they relate, will be applied by Manager to reduce the patients’ post</w:t>
      </w:r>
      <w:r>
        <w:noBreakHyphen/>
      </w:r>
      <w:r>
        <w:rPr>
          <w:b/>
        </w:rPr>
        <w:t>Management Transfer Date</w:t>
      </w:r>
      <w:r>
        <w:t xml:space="preserve"> balances.</w:t>
      </w:r>
    </w:p>
    <w:p w14:paraId="4686578B" w14:textId="77777777" w:rsidR="00C22C53" w:rsidRDefault="00C22C53" w:rsidP="00EB56AC">
      <w:pPr>
        <w:pStyle w:val="Heading3"/>
        <w:keepLines/>
        <w:widowControl/>
        <w:spacing w:after="0"/>
        <w:rPr>
          <w:b w:val="0"/>
          <w:color w:val="auto"/>
        </w:rPr>
      </w:pPr>
    </w:p>
    <w:p w14:paraId="2AD940DF" w14:textId="77777777" w:rsidR="00C22C53" w:rsidRDefault="00837B5B" w:rsidP="00837B5B">
      <w:pPr>
        <w:pStyle w:val="Heading3"/>
        <w:keepLines/>
        <w:widowControl/>
        <w:tabs>
          <w:tab w:val="clear" w:pos="1440"/>
          <w:tab w:val="left" w:pos="1530"/>
        </w:tabs>
        <w:spacing w:after="0"/>
        <w:ind w:left="0" w:firstLine="0"/>
        <w:rPr>
          <w:b w:val="0"/>
          <w:color w:val="auto"/>
        </w:rPr>
      </w:pPr>
      <w:r>
        <w:rPr>
          <w:b w:val="0"/>
          <w:color w:val="auto"/>
        </w:rPr>
        <w:tab/>
      </w:r>
      <w:r>
        <w:rPr>
          <w:b w:val="0"/>
          <w:color w:val="auto"/>
        </w:rPr>
        <w:tab/>
        <w:t>2.4.5</w:t>
      </w:r>
      <w:r>
        <w:rPr>
          <w:b w:val="0"/>
          <w:color w:val="auto"/>
        </w:rPr>
        <w:tab/>
        <w:t>All amounts owing to Licensee or Manager under this Section 2.4 shall be settled within seven (7) days after the end of each month in which the payment was received.</w:t>
      </w:r>
    </w:p>
    <w:p w14:paraId="6B9A6887" w14:textId="77777777" w:rsidR="00837B5B" w:rsidRDefault="00837B5B" w:rsidP="00837B5B">
      <w:pPr>
        <w:pStyle w:val="Heading3"/>
        <w:keepLines/>
        <w:widowControl/>
        <w:tabs>
          <w:tab w:val="clear" w:pos="1440"/>
          <w:tab w:val="left" w:pos="1530"/>
        </w:tabs>
        <w:spacing w:after="0"/>
        <w:ind w:left="0" w:firstLine="0"/>
        <w:rPr>
          <w:b w:val="0"/>
          <w:color w:val="auto"/>
        </w:rPr>
      </w:pPr>
    </w:p>
    <w:p w14:paraId="1DA8E1C1" w14:textId="77777777" w:rsidR="00C22C53" w:rsidRDefault="00837B5B" w:rsidP="00837B5B">
      <w:pPr>
        <w:pStyle w:val="Heading3"/>
        <w:keepLines/>
        <w:widowControl/>
        <w:tabs>
          <w:tab w:val="clear" w:pos="1440"/>
          <w:tab w:val="left" w:pos="1530"/>
        </w:tabs>
        <w:spacing w:after="0"/>
        <w:ind w:left="0" w:firstLine="0"/>
        <w:rPr>
          <w:b w:val="0"/>
          <w:color w:val="auto"/>
        </w:rPr>
      </w:pPr>
      <w:r>
        <w:rPr>
          <w:b w:val="0"/>
          <w:color w:val="auto"/>
        </w:rPr>
        <w:tab/>
      </w:r>
      <w:r>
        <w:rPr>
          <w:b w:val="0"/>
          <w:color w:val="auto"/>
        </w:rPr>
        <w:tab/>
        <w:t>2.4.6</w:t>
      </w:r>
      <w:r>
        <w:rPr>
          <w:b w:val="0"/>
          <w:color w:val="auto"/>
        </w:rPr>
        <w:tab/>
        <w:t>In the event the parties mutually determine that any third party payors or private pay patients are entitled to a refund of payments, the portion thereof that relates to the Management Period shall be paid by Manager and the portion thereof that relates to any period other than the Management Period shall be paid by Licensee to such third party payor or private pay patient.</w:t>
      </w:r>
    </w:p>
    <w:p w14:paraId="72E9735D" w14:textId="77777777" w:rsidR="00C22C53" w:rsidRPr="00C304EA" w:rsidRDefault="00C22C53" w:rsidP="00837B5B">
      <w:pPr>
        <w:keepNext/>
        <w:keepLines/>
        <w:widowControl/>
        <w:tabs>
          <w:tab w:val="clear" w:pos="1440"/>
          <w:tab w:val="left" w:pos="1530"/>
        </w:tabs>
        <w:spacing w:after="0"/>
        <w:ind w:firstLine="2160"/>
      </w:pPr>
    </w:p>
    <w:p w14:paraId="00FBB737" w14:textId="77777777" w:rsidR="00C22C53" w:rsidRDefault="00837B5B" w:rsidP="00837B5B">
      <w:pPr>
        <w:pStyle w:val="Heading3"/>
        <w:keepLines/>
        <w:widowControl/>
        <w:tabs>
          <w:tab w:val="clear" w:pos="1440"/>
          <w:tab w:val="left" w:pos="1530"/>
        </w:tabs>
        <w:spacing w:after="0"/>
        <w:ind w:left="0" w:firstLine="0"/>
        <w:rPr>
          <w:b w:val="0"/>
          <w:color w:val="auto"/>
        </w:rPr>
      </w:pPr>
      <w:r>
        <w:rPr>
          <w:b w:val="0"/>
          <w:color w:val="auto"/>
        </w:rPr>
        <w:tab/>
      </w:r>
      <w:r>
        <w:rPr>
          <w:b w:val="0"/>
          <w:color w:val="auto"/>
        </w:rPr>
        <w:tab/>
        <w:t>2.4.7</w:t>
      </w:r>
      <w:r>
        <w:rPr>
          <w:b w:val="0"/>
          <w:color w:val="auto"/>
        </w:rPr>
        <w:tab/>
        <w:t>In the event the parties mutually determine that any payment hereunder was misapplied by the parties, the party which erroneously received said payment shall remit the same to the other within fifteen (15) business days after said determination is made.</w:t>
      </w:r>
    </w:p>
    <w:p w14:paraId="53B07958" w14:textId="77777777" w:rsidR="00C22C53" w:rsidRPr="00C304EA" w:rsidRDefault="00C22C53" w:rsidP="00837B5B">
      <w:pPr>
        <w:keepNext/>
        <w:keepLines/>
        <w:widowControl/>
        <w:tabs>
          <w:tab w:val="clear" w:pos="1440"/>
          <w:tab w:val="left" w:pos="1530"/>
        </w:tabs>
        <w:spacing w:after="0"/>
        <w:ind w:firstLine="2160"/>
      </w:pPr>
    </w:p>
    <w:p w14:paraId="342BFFEF" w14:textId="77777777" w:rsidR="00C22C53" w:rsidRPr="009D3CC0" w:rsidRDefault="00837B5B" w:rsidP="009D3CC0">
      <w:pPr>
        <w:pStyle w:val="Heading3"/>
        <w:keepLines/>
        <w:widowControl/>
        <w:tabs>
          <w:tab w:val="clear" w:pos="1440"/>
          <w:tab w:val="left" w:pos="1530"/>
        </w:tabs>
        <w:spacing w:after="0"/>
        <w:ind w:left="0" w:firstLine="0"/>
        <w:rPr>
          <w:b w:val="0"/>
          <w:bCs w:val="0"/>
          <w:color w:val="auto"/>
        </w:rPr>
      </w:pPr>
      <w:r>
        <w:rPr>
          <w:b w:val="0"/>
          <w:color w:val="auto"/>
        </w:rPr>
        <w:tab/>
      </w:r>
      <w:r>
        <w:rPr>
          <w:b w:val="0"/>
          <w:bCs w:val="0"/>
          <w:color w:val="auto"/>
        </w:rPr>
        <w:t>2.5</w:t>
      </w:r>
      <w:r>
        <w:rPr>
          <w:b w:val="0"/>
          <w:bCs w:val="0"/>
          <w:color w:val="auto"/>
        </w:rPr>
        <w:tab/>
        <w:t>In furtherance of the foregoing and for the avoidance of doubt, Manager expressly acknowledges that any and all billings, collections, accounts receivables, cash revenues and other income of the Business which relates to periods prior to the Management Transfer Date (“Licensee’s Accounts Receivables”) shall remain the sole property of Licensee (for the sole benefit of Remaining Members), and Manager agrees to promptly forward any and all such Licensee’s Accounts Receivables it receives promptly to Licensee, in accordance with the requirements set forth herein, and Licensee agrees to promptly forward to Remaining Members any and all such Licensee’s Accounts Receivable.</w:t>
      </w:r>
    </w:p>
    <w:p w14:paraId="17064666" w14:textId="77777777" w:rsidR="00B12CCE" w:rsidRPr="00C304EA" w:rsidRDefault="00B12CCE" w:rsidP="00EB56AC">
      <w:pPr>
        <w:widowControl/>
        <w:spacing w:after="0"/>
      </w:pPr>
    </w:p>
    <w:p w14:paraId="66C770F9" w14:textId="1EB56840" w:rsidR="00C22C53" w:rsidRPr="00244919" w:rsidDel="00BA3E42" w:rsidRDefault="004E2D6D" w:rsidP="00BA3E42">
      <w:pPr>
        <w:widowControl/>
        <w:ind w:firstLine="0"/>
        <w:rPr>
          <w:b/>
          <w:i/>
        </w:rPr>
      </w:pPr>
      <w:r>
        <w:rPr>
          <w:b/>
        </w:rPr>
        <w:t>3.</w:t>
      </w:r>
      <w:r>
        <w:rPr>
          <w:b/>
        </w:rPr>
        <w:tab/>
        <w:t>Management Fee</w:t>
      </w:r>
      <w:r w:rsidR="00BA3E42">
        <w:rPr>
          <w:b/>
        </w:rPr>
        <w:t>:</w:t>
      </w:r>
      <w:r w:rsidR="00BA3E42">
        <w:rPr>
          <w:b/>
        </w:rPr>
        <w:t xml:space="preserve"> N / A</w:t>
      </w:r>
    </w:p>
    <w:p w14:paraId="2DE02944" w14:textId="42B66FBC" w:rsidR="00C22C53" w:rsidDel="00BA3E42" w:rsidRDefault="00000000" w:rsidP="00BA3E42">
      <w:pPr>
        <w:widowControl/>
        <w:ind w:firstLine="0"/>
        <w:rPr/>
      </w:pPr>
    </w:p>
    <w:p w14:paraId="0B9BE176" w14:textId="7440CC09" w:rsidR="00C22C53" w:rsidDel="00BA3E42" w:rsidRDefault="00000000" w:rsidP="00BA3E42">
      <w:pPr>
        <w:widowControl/>
        <w:ind w:firstLine="0"/>
        <w:rPr>
          <w:b/>
        </w:rPr>
      </w:pPr>
    </w:p>
    <w:p w14:paraId="6D0781B1" w14:textId="0A47C153" w:rsidR="004F2B77" w:rsidDel="00BA3E42" w:rsidRDefault="004E2D6D" w:rsidP="00BA3E42">
      <w:pPr>
        <w:widowControl/>
        <w:ind w:firstLine="0"/>
        <w:rPr/>
      </w:pPr>
    </w:p>
    <w:p w14:paraId="5407599D" w14:textId="557FC644" w:rsidR="00C22C53" w:rsidRDefault="004F2B77" w:rsidP="00BA3E42">
      <w:pPr>
        <w:widowControl/>
        <w:ind w:firstLine="0"/>
        <w:rPr>
          <w:b/>
        </w:rPr>
      </w:pPr>
    </w:p>
    <w:p w14:paraId="3905AEAF" w14:textId="77777777" w:rsidR="00C22C53" w:rsidRDefault="00EB56AC" w:rsidP="00EB56AC">
      <w:pPr>
        <w:pStyle w:val="Heading1"/>
        <w:keepLines/>
        <w:tabs>
          <w:tab w:val="left" w:pos="0"/>
        </w:tabs>
        <w:rPr>
          <w:b/>
          <w:i w:val="0"/>
          <w:sz w:val="24"/>
          <w:szCs w:val="24"/>
        </w:rPr>
      </w:pPr>
      <w:r>
        <w:rPr>
          <w:b/>
          <w:i w:val="0"/>
          <w:sz w:val="24"/>
          <w:szCs w:val="24"/>
        </w:rPr>
        <w:lastRenderedPageBreak/>
        <w:t>4.</w:t>
      </w:r>
      <w:r>
        <w:rPr>
          <w:b/>
          <w:i w:val="0"/>
          <w:sz w:val="24"/>
          <w:szCs w:val="24"/>
        </w:rPr>
        <w:tab/>
        <w:t xml:space="preserve">Cost Reports.  </w:t>
      </w:r>
    </w:p>
    <w:p w14:paraId="2A0B3077" w14:textId="77777777" w:rsidR="00C22C53" w:rsidRDefault="00C22C53" w:rsidP="00EB56AC">
      <w:pPr>
        <w:pStyle w:val="Heading2"/>
        <w:keepLines/>
        <w:widowControl/>
        <w:spacing w:before="0" w:after="0"/>
        <w:rPr>
          <w:b w:val="0"/>
          <w:color w:val="auto"/>
        </w:rPr>
      </w:pPr>
    </w:p>
    <w:p w14:paraId="0A4F0440" w14:textId="77777777" w:rsidR="00C22C53" w:rsidRDefault="00EB56AC" w:rsidP="00EB56AC">
      <w:pPr>
        <w:pStyle w:val="Heading2"/>
        <w:keepLines/>
        <w:widowControl/>
        <w:spacing w:before="0" w:after="0"/>
        <w:rPr>
          <w:b w:val="0"/>
          <w:color w:val="auto"/>
        </w:rPr>
      </w:pPr>
      <w:r>
        <w:rPr>
          <w:b w:val="0"/>
          <w:color w:val="auto"/>
        </w:rPr>
        <w:t>4.1</w:t>
      </w:r>
      <w:r>
        <w:rPr>
          <w:b w:val="0"/>
          <w:color w:val="auto"/>
        </w:rPr>
        <w:t xml:space="preserve">Manager shall timely prepare and file with the appropriate agencies any and all cost reports, including but not limited to its final costs reports for the period through the Management Period, with respect to its operation of the Business which are required to be filed by law or under the terms of the Licensee’s agreements with government reimbursement programs and third party payors including but not limited to Medicare and </w:t>
      </w:r>
      <w:del w:id="9009" w:author="Geoff Schackmann" w:date="2026-07-28T00:00:00Z">
        <w:r>
          <w:rPr>
            <w:b w:val="0"/>
            <w:color w:val="auto"/>
          </w:rPr>
          <w:delText xml:space="preserve">Medi-Cal</w:delText>
        </w:r>
      </w:del>
      <w:ins w:id="9010" w:author="Geoff Schackmann" w:date="2026-07-28T00:00:00Z">
        <w:r>
          <w:rPr>
            <w:b w:val="0"/>
            <w:color w:val="auto"/>
          </w:rPr>
          <w:t xml:space="preserve">Medicaid</w:t>
        </w:r>
      </w:ins>
      <w:r>
        <w:rPr>
          <w:b w:val="0"/>
          <w:color w:val="auto"/>
        </w:rPr>
        <w:t xml:space="preserve">. Licensee shall provide Manager with all such information needed to file cost reports for any period other than during and after the Management Period, which cost reports shall be prepared at Licensee’s expense, together with copies of any amendments thereto and correspondence related to such cost reports.</w:t>
      </w:r>
    </w:p>
    <w:p w14:paraId="1462B583" w14:textId="77777777" w:rsidR="00C22C53" w:rsidRPr="00C304EA" w:rsidRDefault="00C22C53" w:rsidP="00EB56AC">
      <w:pPr>
        <w:keepNext/>
        <w:keepLines/>
        <w:widowControl/>
        <w:spacing w:after="0"/>
        <w:ind w:firstLine="0"/>
      </w:pPr>
    </w:p>
    <w:p w14:paraId="29DA2727" w14:textId="77777777" w:rsidR="00C22C53" w:rsidRDefault="00EB56AC" w:rsidP="00EB56AC">
      <w:pPr>
        <w:pStyle w:val="Heading1"/>
        <w:keepLines/>
        <w:rPr>
          <w:b/>
          <w:i w:val="0"/>
          <w:sz w:val="24"/>
          <w:szCs w:val="24"/>
        </w:rPr>
      </w:pPr>
      <w:r>
        <w:rPr>
          <w:b/>
          <w:i w:val="0"/>
          <w:sz w:val="24"/>
          <w:szCs w:val="24"/>
        </w:rPr>
        <w:t>5.</w:t>
      </w:r>
      <w:r>
        <w:rPr>
          <w:b/>
          <w:i w:val="0"/>
          <w:sz w:val="24"/>
          <w:szCs w:val="24"/>
        </w:rPr>
        <w:tab/>
        <w:t>Employees</w:t>
      </w:r>
    </w:p>
    <w:p w14:paraId="311CBE5D" w14:textId="77777777" w:rsidR="00AE6819" w:rsidRDefault="00AE6819" w:rsidP="00EB56AC">
      <w:pPr>
        <w:pStyle w:val="Heading2"/>
        <w:keepLines/>
        <w:widowControl/>
        <w:spacing w:before="0" w:after="0"/>
        <w:ind w:firstLine="0"/>
        <w:rPr>
          <w:b w:val="0"/>
          <w:color w:val="auto"/>
        </w:rPr>
      </w:pPr>
    </w:p>
    <w:p w14:paraId="36BFBC4B" w14:textId="77777777" w:rsidR="00EB56AC" w:rsidRDefault="00AE6819" w:rsidP="00EB56AC">
      <w:pPr>
        <w:pStyle w:val="Heading2"/>
        <w:keepLines/>
        <w:widowControl/>
        <w:spacing w:before="0" w:after="0"/>
        <w:ind w:firstLine="0"/>
        <w:rPr>
          <w:b w:val="0"/>
          <w:color w:val="auto"/>
        </w:rPr>
      </w:pPr>
      <w:r>
        <w:rPr>
          <w:b w:val="0"/>
          <w:color w:val="auto"/>
        </w:rPr>
        <w:tab/>
        <w:t>5.1</w:t>
      </w:r>
      <w:r>
        <w:rPr>
          <w:b w:val="0"/>
          <w:color w:val="auto"/>
        </w:rPr>
        <w:tab/>
        <w:t>All employees of the Business shall remain employees of Licensee during the Management Period and all existing employment policies shall remain in effect during the Management Period.</w:t>
      </w:r>
    </w:p>
    <w:p w14:paraId="74A76029" w14:textId="77777777" w:rsidR="00EB56AC" w:rsidRPr="00EB56AC" w:rsidRDefault="00EB56AC" w:rsidP="00EB56AC">
      <w:pPr>
        <w:widowControl/>
        <w:spacing w:after="0"/>
      </w:pPr>
    </w:p>
    <w:p w14:paraId="5420F9B5" w14:textId="77777777" w:rsidR="00C22C53" w:rsidRPr="00244919" w:rsidRDefault="00EB56AC" w:rsidP="00EB56AC">
      <w:pPr>
        <w:widowControl/>
        <w:ind w:firstLine="0"/>
        <w:rPr>
          <w:b/>
          <w:i/>
        </w:rPr>
      </w:pPr>
      <w:r>
        <w:rPr>
          <w:b/>
        </w:rPr>
        <w:t>6.</w:t>
      </w:r>
      <w:r>
        <w:rPr>
          <w:b/>
        </w:rPr>
        <w:tab/>
        <w:t>Costs and Prorations</w:t>
      </w:r>
    </w:p>
    <w:p w14:paraId="1018757D" w14:textId="77777777" w:rsidR="00C22C53" w:rsidRPr="00244919" w:rsidRDefault="00EB56AC" w:rsidP="00EB56AC">
      <w:pPr>
        <w:widowControl/>
        <w:rPr>
          <w:b/>
        </w:rPr>
      </w:pPr>
      <w:r>
        <w:t>6.1</w:t>
      </w:r>
      <w:r>
        <w:tab/>
        <w:t>As between Manager and Licensee (for the benefit of Remaining Members), revenues (including any amount paid to Licensee prior to the Management Transfer Date for services to be rendered on and after the Management Transfer Date from social security payments, private pay patient prepayments, etc.), business operating expenses (other than the Retained Liabilities, as defined below), utility charges for the billing period in which the Management Transfer Date occurs, real and personal property taxes (except as otherwise provided herein), prepaid expenses, (excluding business licenses), and other related items of revenue or expense attributable to the Business shall be prorated between Licensee and Manager as of the Management Transfer Date. In general, such prorations shall be made so that as between Manager and Licensee, Licensee shall be reimbursed (and Licensee shall promptly thereafter pay any such reimbursements to Remaining Members) for prepaid expense items to the extent that the same are applied to expenses attributable to periods after the Management Transfer Date and Licensee shall be charged for unpaid expenses to the extent that the same are attributable to periods prior to the Management Transfer Date.  This provision shall be implemented by Manager remitting to Licensee any invoices (or the applicable portion thereof in the case of invoices which cover periods both prior to and after the Management Transfer Date) which describe goods or services provided to the Business before the Management Transfer Date (and by Licensee then promptly remitting to Remaining Members any such amounts) and by Manager assuming responsibility for the payment of any invoices (or portions thereof) which describe goods or services provided to the Business on and after the Management Transfer Date; provided, however, that notwithstanding any provision of this Agreement to the contrary any and all deposits paid by Licensee prior to the Management Transfer Date with respect to the Business, including without limitation any and all lease, utility deposits paid to, and/or cash or other collateral held by, any landlord, utility, insurance company or surety shall be the sole and exclusive property of  Licensee (and Licensee shall promptly thereafter remit to Remaining Members any such amounts that Licensee receives) and Manager shall have no right or interest therein or thereto.</w:t>
      </w:r>
    </w:p>
    <w:p w14:paraId="156002FF" w14:textId="77777777" w:rsidR="00C22C53" w:rsidRPr="00244919" w:rsidRDefault="00EB56AC" w:rsidP="00EB56AC">
      <w:pPr>
        <w:widowControl/>
        <w:rPr>
          <w:b/>
        </w:rPr>
      </w:pPr>
      <w:r>
        <w:lastRenderedPageBreak/>
        <w:t>6.2</w:t>
      </w:r>
      <w:r>
        <w:tab/>
        <w:t>All such prorations shall be made on the basis of actual days elapsed in the relevant accounting or revenue period and shall be based on the most recent information available to Licensee.  Utility charges which are not metered and read on the Management Transfer Date shall be estimated based on prior charges, and shall be re</w:t>
      </w:r>
      <w:r>
        <w:noBreakHyphen/>
        <w:t>prorated upon receipt of statements therefor as of the Management Transfer Date.  Insurance premiums and payments shall not be pro-rated and Manager shall obtain its own insurance coverage covering all periods commencing on and after the Management Transfer Date.</w:t>
      </w:r>
    </w:p>
    <w:p w14:paraId="1F5FA829" w14:textId="77777777" w:rsidR="00C22C53" w:rsidRPr="00244919" w:rsidRDefault="00EB56AC" w:rsidP="00EB56AC">
      <w:pPr>
        <w:widowControl/>
        <w:rPr>
          <w:b/>
        </w:rPr>
      </w:pPr>
      <w:r>
        <w:t>6.3</w:t>
      </w:r>
      <w:r>
        <w:tab/>
        <w:t>All amounts which are subject to proration under the terms of this Agreement and which require adjustment after the Management Transfer Date shall be settled within thirty (30) days after the Management Transfer Date or, in the event the information necessary for such adjustment is not available within said thirty (30) day period, then within ten (10) business days of receipt of information by either party necessary to settle the amounts subject to proration.</w:t>
      </w:r>
    </w:p>
    <w:p w14:paraId="2946D9F3" w14:textId="77777777" w:rsidR="00E76A04" w:rsidRDefault="00EB56AC" w:rsidP="00EB56AC">
      <w:pPr>
        <w:widowControl/>
        <w:rPr/>
      </w:pPr>
      <w:r>
        <w:t>6.4</w:t>
      </w:r>
      <w:r>
        <w:tab/>
      </w:r>
    </w:p>
    <w:p w14:paraId="33C2F739" w14:textId="45FA2AC0" w:rsidR="00C22C53" w:rsidRDefault="00EB56AC" w:rsidP="00EB56AC">
      <w:pPr>
        <w:widowControl/>
      </w:pPr>
      <w:r>
        <w:t>On the Management Transfer Date, Licensee shall remove from the Business any petty cash (and remit it to Remaining Members).</w:t>
      </w:r>
    </w:p>
    <w:p w14:paraId="599326BD" w14:textId="77777777" w:rsidR="00C22C53" w:rsidRPr="00244919" w:rsidRDefault="00742B2D" w:rsidP="009D3CC0">
      <w:pPr>
        <w:widowControl/>
        <w:ind w:firstLine="0"/>
        <w:rPr>
          <w:b/>
          <w:i/>
        </w:rPr>
      </w:pPr>
      <w:r>
        <w:rPr>
          <w:b/>
        </w:rPr>
        <w:t>7.</w:t>
      </w:r>
      <w:r>
        <w:rPr>
          <w:b/>
        </w:rPr>
        <w:tab/>
        <w:t>Access to Records</w:t>
      </w:r>
    </w:p>
    <w:p w14:paraId="7D42031D" w14:textId="77777777" w:rsidR="00742B2D" w:rsidRDefault="00742B2D" w:rsidP="00EB56AC">
      <w:pPr>
        <w:widowControl/>
      </w:pPr>
      <w:r>
        <w:t>7.1</w:t>
      </w:r>
      <w:r>
        <w:tab/>
        <w:t xml:space="preserve">On the Management Transfer Date, Licensee shall deliver to Manager all records necessary for the operation of the Business.  </w:t>
      </w:r>
    </w:p>
    <w:p w14:paraId="687E634C" w14:textId="77777777" w:rsidR="00C22C53" w:rsidRPr="00244919" w:rsidRDefault="00742B2D" w:rsidP="00EB56AC">
      <w:pPr>
        <w:widowControl/>
        <w:rPr>
          <w:b/>
        </w:rPr>
      </w:pPr>
      <w:r>
        <w:t>7.2</w:t>
      </w:r>
      <w:r>
        <w:tab/>
        <w:t>From and after the Management Transfer Date, Manager shall allow Licensee (and, as applicable, Remaining Members) and their respective agents and representatives to have reasonable access to (upon reasonable prior notice and during normal business hours), and to make copies of, the books and records and supporting material of the Business relating to the period prior to and including the Management Transfer Date, to the extent reasonably necessary to enable Licensee to among other things investigate and defend malpractice, employee or other claims, to file or defend cost reports and tax returns, to complete/revise, as needed, any patient assessments which may be required for Licensee (for the benefit of Remaining Members) to seek reimbursement for services rendered prior to the Management Transfer Date, to verify accounts receivable collections due Licensee (for the benefit of Remaining Members) and to file exceptions to the Medicare routine cost limits for the cost reporting periods prior to and including the Management Transfer Date.</w:t>
      </w:r>
    </w:p>
    <w:p w14:paraId="53B44CE0" w14:textId="77777777" w:rsidR="00C22C53" w:rsidRPr="00244919" w:rsidRDefault="00742B2D" w:rsidP="00EB56AC">
      <w:pPr>
        <w:widowControl/>
        <w:rPr>
          <w:b/>
        </w:rPr>
      </w:pPr>
      <w:r>
        <w:t>7.3</w:t>
      </w:r>
      <w:r>
        <w:tab/>
        <w:t xml:space="preserve">Licensee and Remaining Members shall have the right, at Licensee’s (and Remaining Members’s) sole cost and expense, within five (5) days of the delivery of a request therefor to Manager to enter the Business and remove originals or copies of any such records delivered to Manager; provided, however, that if directed by Licensee (or Remaining Members) in its request to Manager, Manager shall within such five (5) day period, forward such records to Licensee (or Remaining Members) to the address designated by Licensee (or Remaining Members); and provided, further, that if, for purposes of litigation involving a patient or employee to whom such record relates, an officer of or counsel for Licensee certifies that an original of such record must be produced in order to comply with applicable law or the order of a court of competent jurisdiction in connection with such litigation then the records so delivered or removed </w:t>
      </w:r>
      <w:r>
        <w:lastRenderedPageBreak/>
        <w:t>shall be an original.  Any record so removed shall promptly be returned to Manager following its use, and nothing herein shall be interpreted to prohibit Manager from retaining copies of any such documents.</w:t>
      </w:r>
    </w:p>
    <w:p w14:paraId="46F6074A" w14:textId="77777777" w:rsidR="00C22C53" w:rsidRPr="00244919" w:rsidRDefault="00742B2D" w:rsidP="00EB56AC">
      <w:pPr>
        <w:widowControl/>
        <w:ind w:firstLine="0"/>
        <w:rPr>
          <w:b/>
          <w:i/>
        </w:rPr>
      </w:pPr>
      <w:r>
        <w:rPr>
          <w:b/>
        </w:rPr>
        <w:t>8.</w:t>
      </w:r>
      <w:r>
        <w:rPr>
          <w:b/>
        </w:rPr>
        <w:tab/>
        <w:t>Contracts</w:t>
      </w:r>
    </w:p>
    <w:p w14:paraId="67827A85" w14:textId="77777777" w:rsidR="00C22C53" w:rsidRPr="00C304EA" w:rsidRDefault="00742B2D" w:rsidP="00EB56AC">
      <w:pPr>
        <w:widowControl/>
      </w:pPr>
      <w:r>
        <w:t>8.1</w:t>
      </w:r>
      <w:r>
        <w:tab/>
        <w:t>On or before the Management Transfer Date, Licensee shall provide Manager with a list and copies of all contracts of vendors and services which are material to the operation of the Business, which shall remain in effect during the Management Period.  Should Manager determine that any such contracts require amendment, modification or termination, Manager shall make such suggestion to Licensee so that Licensee can pursue such contractual amendment, modification or termination, as necessary, during the Management Period.</w:t>
      </w:r>
    </w:p>
    <w:p w14:paraId="13A33BF3" w14:textId="77777777" w:rsidR="00913426" w:rsidRDefault="00742B2D" w:rsidP="00EB56AC">
      <w:pPr>
        <w:widowControl/>
        <w:ind w:firstLine="0"/>
      </w:pPr>
      <w:r>
        <w:rPr>
          <w:b/>
        </w:rPr>
        <w:t>9.</w:t>
      </w:r>
      <w:r>
        <w:rPr>
          <w:b/>
        </w:rPr>
        <w:tab/>
        <w:t>Computer Systems, Telecommunications Equipment and Other Property</w:t>
      </w:r>
      <w:r>
        <w:t xml:space="preserve">.  Licensee will leave at the Business and provide to Manager on the Management Transfer Date access to all of the computer hardware and software, telecom systems and other similar assets (collectively, the “Computer and Telecom Systems”) that are used exclusively for the Business and, if necessary for Manager to utilize any licenses related thereto, Licensee shall use reasonable efforts to assign to Manager any licenses held by Licensee with respect thereto, if and to the extent such licenses are assignable, or to assist Manager in securing such licenses in its own name, if and to the extent such licenses are not assignable. </w:t>
      </w:r>
    </w:p>
    <w:p w14:paraId="783FA7E0" w14:textId="77777777" w:rsidR="00913426" w:rsidRDefault="00D61279" w:rsidP="00EB56AC">
      <w:pPr>
        <w:widowControl/>
        <w:ind w:firstLine="0"/>
        <w:rPr>
          <w:b/>
        </w:rPr>
      </w:pPr>
      <w:r>
        <w:rPr>
          <w:b/>
        </w:rPr>
        <w:t>10.</w:t>
      </w:r>
      <w:r>
        <w:rPr>
          <w:b/>
        </w:rPr>
        <w:tab/>
        <w:t>Indemnification</w:t>
      </w:r>
    </w:p>
    <w:p w14:paraId="3D182AF8" w14:textId="77777777" w:rsidR="00913426" w:rsidRDefault="00913426" w:rsidP="00EB56AC">
      <w:pPr>
        <w:widowControl/>
        <w:ind w:firstLine="0"/>
      </w:pPr>
      <w:r>
        <w:rPr>
          <w:b/>
        </w:rPr>
        <w:tab/>
      </w:r>
      <w:r>
        <w:t>10.1</w:t>
      </w:r>
      <w:r>
        <w:tab/>
        <w:t xml:space="preserve">Licensee agrees to indemnify, defend and hold harmless Manager and its directors, officers, employees, agents, successors and assigns from and against any and all demands, claims, causes of action, fines, penalties, damages (but specifically excluding lost profits and consequential damages), losses, liabilities (including strict liability), judgments, and expenses (including, without limitation, reasonable attorneys’ and other professionals’ fees and court costs) (collectively, a “Loss”) incurred in connection with or arising from the following (collectively, the “Retained Liabilities”): (a) a breach by Licensee of its representations, warranties and obligations under this Agreement which is not cured within ten (10) days after receipt of written notice from Manager setting forth in reasonable detail the nature of such breach, (b) the operation of the Business by Licensee prior to the Management Transfer Date, (c) any acts, omissions, elder abuse or negligence of Licensee or any person claiming under Licensee, or the contractors, agents, employees, invitees or visitors of Licensee, in each case with respect to the Business prior to the Management Transfer Date, (d) any failure by Licensee to pay any liabilities in connection with the Business attributable to periods prior to the Management Transfer Date, whether they arise prior to or after the Management Transfer Date, and (e) any employment and employee claims relating to, arising from, or attributable to the Business for periods prior to the Management Transfer Date and during the Management Period.  </w:t>
      </w:r>
    </w:p>
    <w:p w14:paraId="633549D4" w14:textId="77777777" w:rsidR="007C3FE8" w:rsidRDefault="00913426" w:rsidP="00EB56AC">
      <w:pPr>
        <w:widowControl/>
        <w:ind w:firstLine="0"/>
        <w:rPr>
          <w:b/>
        </w:rPr>
      </w:pPr>
      <w:r>
        <w:tab/>
        <w:t>10.2</w:t>
      </w:r>
      <w:r>
        <w:tab/>
      </w:r>
      <w:r>
        <w:rPr>
          <w:b/>
        </w:rPr>
        <w:fldChar w:fldCharType="begin"/>
      </w:r>
      <w:r>
        <w:instrText xml:space="preserve">seq level2 \h \r0 </w:instrText>
      </w:r>
      <w:r>
        <w:rPr>
          <w:b/>
        </w:rPr>
        <w:fldChar w:fldCharType="end"/>
      </w:r>
      <w:r>
        <w:rPr>
          <w:b/>
        </w:rPr>
        <w:fldChar w:fldCharType="begin"/>
      </w:r>
      <w:r>
        <w:instrText xml:space="preserve">seq level3 \h \r0 </w:instrText>
      </w:r>
      <w:r>
        <w:rPr>
          <w:b/>
        </w:rPr>
        <w:fldChar w:fldCharType="end"/>
      </w:r>
      <w:r>
        <w:rPr>
          <w:b/>
        </w:rPr>
        <w:fldChar w:fldCharType="begin"/>
      </w:r>
      <w:r>
        <w:instrText xml:space="preserve">seq level4 \h \r0 </w:instrText>
      </w:r>
      <w:r>
        <w:rPr>
          <w:b/>
        </w:rPr>
        <w:fldChar w:fldCharType="end"/>
      </w:r>
      <w:r>
        <w:t xml:space="preserve"> Manager hereby agrees to indemnify, defend and hold harmless each of Licensee and Remaining Members (collectively the “Licensee Indemnified Parties”), and each of its respective directors, officers, employees, agents, successors and assigns from and against any and all Losses incurred in connection with or arising from: (a) a breach by Manager of its </w:t>
      </w:r>
      <w:r>
        <w:t xml:space="preserve">representations, warranties and obligations under this Agreement which is not cured within ten (10) days after receipt of written notice from a Licensee Indemnified Party setting forth in reasonable detail the nature of such breach; (b) a breach by Licensee of its obligations under this Agreement that are required to be performed after the Management Transfer Date, which breach is not cured within ten (10) days after receipt of written notice from any Licensee Indemnified Party setting forth in reasonable detail the nature of such breach, </w:t>
      </w:r>
      <w:del w:id="9011" w:author="Geoff Schackmann" w:date="2026-07-28T00:00:00Z">
        <w:r>
          <w:delText xml:space="preserve">(b) the operation of the Business</w:delText>
        </w:r>
      </w:del>
      <w:ins w:id="9012" w:author="Geoff Schackmann" w:date="2026-07-28T00:00:00Z">
        <w:r>
          <w:t xml:space="preserve">(c) the operation of the Business</w:t>
        </w:r>
      </w:ins>
      <w:r>
        <w:t xml:space="preserve"> by Manager or Licensee from and after the Management Transfer Date, </w:t>
      </w:r>
      <w:del w:id="9013" w:author="Geoff Schackmann" w:date="2026-07-28T00:00:00Z">
        <w:r>
          <w:delText xml:space="preserve">(c) any acts, omissions, elder abuse</w:delText>
        </w:r>
      </w:del>
      <w:ins w:id="9014" w:author="Geoff Schackmann" w:date="2026-07-28T00:00:00Z">
        <w:r>
          <w:t xml:space="preserve">(d) any acts, omissions, elder abuse</w:t>
        </w:r>
      </w:ins>
      <w:r>
        <w:t xml:space="preserve"> (as that term is defined above) or negligence of Licensee or Manager or any person claiming under Licensee or Manager, or the contractors, agents, employees, invitees or visitors of Licensee or Manager, in each case, with respect to the Business from and after the Management Transfer Date, </w:t>
      </w:r>
      <w:del w:id="9015" w:author="Geoff Schackmann" w:date="2026-07-28T00:00:00Z">
        <w:r>
          <w:delText xml:space="preserve">(d) any failure by Licensee or Manager</w:delText>
        </w:r>
      </w:del>
      <w:ins w:id="9016" w:author="Geoff Schackmann" w:date="2026-07-28T00:00:00Z">
        <w:r>
          <w:t xml:space="preserve">(e) any failure by Licensee or Manager</w:t>
        </w:r>
      </w:ins>
      <w:r>
        <w:t xml:space="preserve"> to pay any liabilities in connection with the Business attributable to periods from and after the Management Transfer Date; provided, however, nothing in this Section 10.2 shall be construed as imposing any liability on Manager for the Retained Liabilities, which shall be and remain the responsibility of Licensee , </w:t>
      </w:r>
      <w:del w:id="9017" w:author="Geoff Schackmann" w:date="2026-07-28T00:00:00Z">
        <w:r>
          <w:delText xml:space="preserve">and (e) any employment</w:delText>
        </w:r>
      </w:del>
      <w:ins w:id="9018" w:author="Geoff Schackmann" w:date="2026-07-28T00:00:00Z">
        <w:r>
          <w:t xml:space="preserve">and (f) any employment</w:t>
        </w:r>
      </w:ins>
      <w:r>
        <w:t xml:space="preserve"> and employee claims relating to, arising from, or attributable to the Business after the termination of the Management Period.</w:t>
      </w:r>
    </w:p>
    <w:p w14:paraId="0E5E2CC6" w14:textId="77777777" w:rsidR="007C3FE8" w:rsidRDefault="007C3FE8" w:rsidP="00EB56AC">
      <w:pPr>
        <w:widowControl/>
        <w:ind w:firstLine="0"/>
      </w:pPr>
      <w:r>
        <w:rPr>
          <w:b/>
        </w:rPr>
        <w:tab/>
      </w:r>
      <w:r>
        <w:t>10.3</w:t>
      </w:r>
      <w:r>
        <w:tab/>
        <w:t xml:space="preserve">The foregoing indemnification obligations shall survive this Agreement.  All matters arising from an indemnified party’s negligence, gross negligence or willful misconduct are excluded from the scope of the indemnification owing to such party set forth in Sections 10.1 and 10.2. </w:t>
      </w:r>
    </w:p>
    <w:p w14:paraId="4DE86AD7" w14:textId="77777777" w:rsidR="007C3FE8" w:rsidRDefault="007C3FE8" w:rsidP="00EB56AC">
      <w:pPr>
        <w:widowControl/>
        <w:ind w:firstLine="0"/>
      </w:pPr>
      <w:r>
        <w:tab/>
        <w:t>10.4</w:t>
      </w:r>
      <w:r>
        <w:tab/>
        <w:t>Nothing in this Section 10 or elsewhere in this Agreement shall be construed as imposing any personal liability on any member of Licensee or Manager for the acts or omissions of Licensee or Manager, respectively, under this Agreement.</w:t>
      </w:r>
    </w:p>
    <w:p w14:paraId="68579BCF" w14:textId="77777777" w:rsidR="00457345" w:rsidRDefault="007C3FE8" w:rsidP="00457345">
      <w:pPr>
        <w:widowControl/>
        <w:ind w:firstLine="0"/>
      </w:pPr>
      <w:r>
        <w:rPr>
          <w:b/>
          <w:i/>
        </w:rPr>
        <w:t xml:space="preserve"> </w:t>
      </w:r>
      <w:r>
        <w:rPr>
          <w:b/>
        </w:rPr>
        <w:t>11.</w:t>
      </w:r>
      <w:r>
        <w:rPr>
          <w:b/>
        </w:rPr>
        <w:tab/>
        <w:t>Further Assurances</w:t>
      </w:r>
      <w:r>
        <w:t>.  Each of the parties hereto agrees to execute and deliver any and all further agreements, documents or instruments necessary to effectuate this Agreement and the transactions referred to herein or contemplated hereby or reasonably requested by the other party to perfect or evidence their rights hereunder.</w:t>
      </w:r>
    </w:p>
    <w:p w14:paraId="04014F03" w14:textId="77777777" w:rsidR="00457345" w:rsidRDefault="00D61279" w:rsidP="00457345">
      <w:pPr>
        <w:widowControl/>
        <w:ind w:firstLine="0"/>
      </w:pPr>
      <w:r>
        <w:rPr>
          <w:b/>
        </w:rPr>
        <w:t>1</w:t>
      </w:r>
      <w:r>
        <w:rPr>
          <w:b/>
          <w:i/>
        </w:rPr>
        <w:t>2</w:t>
      </w:r>
      <w:r>
        <w:rPr>
          <w:b/>
        </w:rPr>
        <w:t>.</w:t>
      </w:r>
      <w:r>
        <w:rPr>
          <w:b/>
        </w:rPr>
        <w:tab/>
        <w:t>Notices</w:t>
      </w:r>
      <w:r>
        <w:t>.  All notices to be given by either party to this Agreement to the other party hereto shall be in writing, and shall be (a) given in person, (b) deposited in the United States mail, certified or registered, postage prepaid, return receipt requested, or (c) sent by national overnight courier service or by facsimile transmission with confirmed receipt, each addressed as follows:</w:t>
      </w:r>
    </w:p>
    <w:p w14:paraId="4140CE67" w14:textId="77777777" w:rsidR="00457345" w:rsidRPr="00457345" w:rsidRDefault="00457345" w:rsidP="00457345">
      <w:pPr>
        <w:widowControl/>
      </w:pPr>
      <w:r>
        <w:t>If to Manager:</w:t>
      </w:r>
    </w:p>
    <w:p w14:paraId="6E3B149D" w14:textId="71B93BD1" w:rsidR="00457345" w:rsidRPr="00C35A85" w:rsidDel="003E4451" w:rsidRDefault="00457345" w:rsidP="00457345">
      <w:pPr>
        <w:spacing w:after="0"/>
        <w:rPr/>
      </w:pPr>
    </w:p>
    <w:p w14:paraId="6B92CB03" w14:textId="77777777" w:rsidR="00457345" w:rsidRPr="00F00C06" w:rsidRDefault="00457345" w:rsidP="00457345">
      <w:pPr>
        <w:tabs>
          <w:tab w:val="clear" w:pos="2880"/>
          <w:tab w:val="left" w:pos="4420"/>
        </w:tabs>
        <w:spacing w:after="0"/>
        <w:ind w:right="1757"/>
        <w:rPr>
          <w:sz w:val="22"/>
          <w:szCs w:val="22"/>
        </w:rPr>
      </w:pPr>
      <w:r>
        <w:tab/>
      </w:r>
      <w:r>
        <w:tab/>
      </w:r>
      <w:del w:id="9019" w:author="Geoff Schackmann" w:date="2026-07-28T00:00:00Z">
        <w:r>
          <w:rPr>
            <w:highlight w:val="yellow"/>
          </w:rPr>
          <w:delText xml:space="preserve">[TYLER HOSPICE HOLD, LLC ADDRESS]</w:delText>
        </w:r>
      </w:del>
      <w:ins w:id="9020" w:author="Geoff Schackmann" w:date="2026-07-28T00:00:00Z">
        <w:r>
          <w:rPr>
            <w:highlight w:val="yellow"/>
          </w:rPr>
          <w:t xml:space="preserve">13387 Highway 69 North</w:t>
        </w:r>
      </w:ins>
    </w:p>
    <w:p w14:paraId="79831537" w14:textId="77777777" w:rsidR="00457345" w:rsidRDefault="00457345" w:rsidP="00457345">
      <w:pPr>
        <w:tabs>
          <w:tab w:val="left" w:pos="2520"/>
          <w:tab w:val="left" w:pos="4420"/>
        </w:tabs>
        <w:spacing w:after="0"/>
        <w:ind w:right="1757"/>
      </w:pPr>
      <w:r>
        <w:tab/>
      </w:r>
      <w:r>
        <w:tab/>
      </w:r>
      <w:del w:id="9021" w:author="Geoff Schackmann" w:date="2026-07-28T00:00:00Z">
        <w:r>
          <w:rPr>
            <w:highlight w:val="yellow"/>
          </w:rPr>
          <w:delText xml:space="preserve">[CITY, STATE ZIP]</w:delText>
        </w:r>
      </w:del>
      <w:ins w:id="9022" w:author="Geoff Schackmann" w:date="2026-07-28T00:00:00Z">
        <w:r>
          <w:rPr>
            <w:highlight w:val="yellow"/>
          </w:rPr>
          <w:t xml:space="preserve">Tyler, TX 75706</w:t>
        </w:r>
      </w:ins>
    </w:p>
    <w:p w14:paraId="34D1EB2C" w14:textId="77777777" w:rsidR="00457345" w:rsidRDefault="00457345" w:rsidP="00457345">
      <w:pPr>
        <w:tabs>
          <w:tab w:val="left" w:pos="2520"/>
          <w:tab w:val="left" w:pos="4420"/>
        </w:tabs>
        <w:spacing w:after="0"/>
        <w:ind w:right="1757"/>
      </w:pPr>
      <w:r>
        <w:tab/>
      </w:r>
      <w:r>
        <w:tab/>
        <w:t>Attn: Geoff Schackmann, Managing Member</w:t>
      </w:r>
    </w:p>
    <w:p w14:paraId="7437CB20" w14:textId="77777777" w:rsidR="00457345" w:rsidRPr="00253516" w:rsidRDefault="00457345" w:rsidP="00457345">
      <w:pPr>
        <w:tabs>
          <w:tab w:val="left" w:pos="2520"/>
        </w:tabs>
        <w:suppressAutoHyphens/>
        <w:spacing w:after="0"/>
      </w:pPr>
      <w:r>
        <w:tab/>
      </w:r>
      <w:r>
        <w:tab/>
        <w:t>Email:</w:t>
      </w:r>
      <w:del w:id="9023" w:author="Geoff Schackmann" w:date="2026-07-28T00:00:00Z">
        <w:r>
          <w:rPr>
            <w:highlight w:val="yellow"/>
          </w:rPr>
          <w:delText xml:space="preserve">[GEOFF'S EMAIL]</w:delText>
        </w:r>
      </w:del>
      <w:ins w:id="9024" w:author="Geoff Schackmann" w:date="2026-07-28T00:00:00Z">
        <w:r>
          <w:rPr>
            <w:highlight w:val="yellow"/>
          </w:rPr>
          <w:t xml:space="preserve">geoff@azaleahospice.com</w:t>
        </w:r>
      </w:ins>
    </w:p>
    <w:p w14:paraId="1B788A28" w14:textId="77777777" w:rsidR="00457345" w:rsidRDefault="00457345" w:rsidP="00457345">
      <w:pPr>
        <w:spacing w:after="0"/>
        <w:ind w:left="2520"/>
      </w:pPr>
      <w:r>
        <w:t xml:space="preserve">  </w:t>
      </w:r>
    </w:p>
    <w:p w14:paraId="7A58D9FF" w14:textId="77777777" w:rsidR="00457345" w:rsidRPr="00C35A85" w:rsidRDefault="00457345" w:rsidP="00457345">
      <w:pPr>
        <w:spacing w:after="0"/>
      </w:pPr>
      <w:r>
        <w:t>with a copy (which shall not constitute notice) to:</w:t>
      </w:r>
    </w:p>
    <w:p w14:paraId="194F0C75" w14:textId="77777777" w:rsidR="003E4451" w:rsidRDefault="003E4451" w:rsidP="003E4451">
      <w:pPr>
        <w:spacing w:after="0"/>
        <w:ind w:left="1800"/>
        <w:rPr/>
      </w:pPr>
      <w:del w:id="9025" w:author="Geoff Schackmann" w:date="2026-07-28T00:00:00Z">
        <w:r>
          <w:rPr>
            <w:highlight w:val="yellow"/>
          </w:rPr>
          <w:delText xml:space="preserve">[REMAINING MEMBERS' COUNSEL - TO BE PROVIDED]</w:delText>
        </w:r>
      </w:del>
      <w:ins w:id="9026" w:author="Geoff Schackmann" w:date="2026-07-28T00:00:00Z">
        <w:r>
          <w:rPr>
            <w:highlight w:val="yellow"/>
          </w:rPr>
          <w:t xml:space="preserve">[MANAGER'S COUNSEL - TO BE PROVIDED, IF ANY]</w:t>
        </w:r>
      </w:ins>
    </w:p>
    <w:p w14:paraId="089D9343" w14:textId="77777777" w:rsidR="003E4451" w:rsidRDefault="003E4451" w:rsidP="003E4451">
      <w:pPr>
        <w:spacing w:after="0"/>
        <w:ind w:left="1800"/>
        <w:rPr/>
      </w:pPr>
      <w:r>
        <w:rPr>
          <w:highlight w:val="yellow"/>
        </w:rPr>
        <w:t>[ADDRESS]</w:t>
      </w:r>
    </w:p>
    <w:p w14:paraId="20273201" w14:textId="77777777" w:rsidR="003E4451" w:rsidRDefault="003E4451" w:rsidP="003E4451">
      <w:pPr>
        <w:spacing w:after="0"/>
        <w:ind w:left="1800"/>
        <w:rPr/>
      </w:pPr>
      <w:r>
        <w:rPr>
          <w:highlight w:val="yellow"/>
        </w:rPr>
        <w:lastRenderedPageBreak/>
        <w:t>[CITY, STATE ZIP]</w:t>
      </w:r>
    </w:p>
    <w:p w14:paraId="1AB620D7" w14:textId="77777777" w:rsidR="003E4451" w:rsidRDefault="003E4451" w:rsidP="003E4451">
      <w:pPr>
        <w:widowControl/>
        <w:spacing w:after="0"/>
        <w:ind w:firstLine="0"/>
        <w:rPr/>
      </w:pPr>
      <w:del w:id="9039" w:author="Geoff Schackmann" w:date="2026-07-28T00:00:00Z">
        <w:r>
          <w:delText xml:space="preserve">      Email: [TO BE PROVIDED]</w:delText>
        </w:r>
      </w:del>
      <w:ins w:id="9040" w:author="Geoff Schackmann" w:date="2026-07-28T00:00:00Z">
        <w:r>
          <w:t xml:space="preserve">      Email: [TO BE PROVIDED]</w:t>
        </w:r>
      </w:ins>
    </w:p>
    <w:p w14:paraId="3DB0180E" w14:textId="77777777" w:rsidR="00457345" w:rsidRPr="00C35A85" w:rsidRDefault="00457345" w:rsidP="00457345">
      <w:pPr>
        <w:spacing w:after="0"/>
        <w:ind w:left="2520"/>
      </w:pPr>
    </w:p>
    <w:p w14:paraId="279793D9" w14:textId="649E7B01" w:rsidR="00457345" w:rsidRPr="003E4451" w:rsidDel="003E4451" w:rsidRDefault="00457345" w:rsidP="003E4451">
      <w:pPr>
        <w:spacing w:after="0"/>
        <w:rPr/>
      </w:pPr>
      <w:r>
        <w:tab/>
      </w:r>
      <w:r>
        <w:tab/>
      </w:r>
      <w:r w:rsidR="003E4451" w:rsidRPr="003E4451" w:rsidDel="003E4451">
        <w:t xml:space="preserve"> </w:t>
      </w:r>
    </w:p>
    <w:p w14:paraId="7D0FBF99" w14:textId="407AF440" w:rsidR="00457345" w:rsidRPr="003E4451" w:rsidDel="003E4451" w:rsidRDefault="00457345" w:rsidP="003E4451">
      <w:pPr>
        <w:spacing w:after="0"/>
        <w:rPr/>
      </w:pPr>
    </w:p>
    <w:p w14:paraId="603653A1" w14:textId="47F920ED" w:rsidR="00457345" w:rsidRPr="003E4451" w:rsidDel="003E4451" w:rsidRDefault="00457345" w:rsidP="003E4451">
      <w:pPr>
        <w:spacing w:after="0"/>
        <w:rPr/>
      </w:pPr>
    </w:p>
    <w:p w14:paraId="1F333BDB" w14:textId="07CFB3EE" w:rsidR="00457345" w:rsidRPr="003E4451" w:rsidDel="003E4451" w:rsidRDefault="00457345" w:rsidP="003E4451">
      <w:pPr>
        <w:spacing w:after="0"/>
        <w:rPr/>
      </w:pPr>
    </w:p>
    <w:p w14:paraId="0B8BF769" w14:textId="41F501D6" w:rsidR="00457345" w:rsidRPr="003E4451" w:rsidDel="003E4451" w:rsidRDefault="00457345" w:rsidP="003E4451">
      <w:pPr>
        <w:spacing w:after="0"/>
        <w:rPr/>
      </w:pPr>
    </w:p>
    <w:p w14:paraId="139F2920" w14:textId="1EE57AA3" w:rsidR="00457345" w:rsidDel="003E4451" w:rsidRDefault="00457345" w:rsidP="003E4451">
      <w:pPr>
        <w:spacing w:after="0"/>
        <w:rPr/>
      </w:pPr>
    </w:p>
    <w:p w14:paraId="5BF96A05" w14:textId="77777777" w:rsidR="00457345" w:rsidRDefault="00457345" w:rsidP="003E4451">
      <w:pPr>
        <w:spacing w:after="0"/>
      </w:pPr>
    </w:p>
    <w:p w14:paraId="0A6520E7" w14:textId="77777777" w:rsidR="00457345" w:rsidRDefault="00457345" w:rsidP="00457345">
      <w:pPr>
        <w:spacing w:after="0"/>
      </w:pPr>
      <w:r>
        <w:tab/>
      </w:r>
      <w:r>
        <w:tab/>
        <w:t>If to Licensee (to its Remaining Members’ Representative):</w:t>
      </w:r>
    </w:p>
    <w:p w14:paraId="64AC04A6" w14:textId="77777777" w:rsidR="00457345" w:rsidRDefault="00457345" w:rsidP="00457345">
      <w:pPr>
        <w:spacing w:after="0"/>
        <w:ind w:left="2520"/>
      </w:pPr>
    </w:p>
    <w:p w14:paraId="363B4021" w14:textId="77777777" w:rsidR="00457345" w:rsidRDefault="00457345" w:rsidP="00457345">
      <w:pPr>
        <w:spacing w:after="0"/>
        <w:ind w:left="2520"/>
      </w:pPr>
      <w:r>
        <w:t>Angel J. Resendiz and Dennis M. Hendrix</w:t>
      </w:r>
    </w:p>
    <w:p w14:paraId="1A17F414" w14:textId="727BC648" w:rsidR="00457345" w:rsidRDefault="00457345" w:rsidP="00457345">
      <w:pPr>
        <w:spacing w:after="0"/>
        <w:ind w:left="2520"/>
      </w:pPr>
      <w:r>
        <w:t xml:space="preserve">c/o DHJR Limited Partnership, </w:t>
      </w:r>
      <w:r w:rsidR="003E4451">
        <w:t>PO BOX 33472</w:t>
      </w:r>
    </w:p>
    <w:p w14:paraId="23FB5EB0" w14:textId="70CBCCF2" w:rsidR="00457345" w:rsidRPr="003E4451" w:rsidRDefault="00457345" w:rsidP="00457345">
      <w:pPr>
        <w:spacing w:after="0"/>
        <w:ind w:left="2520"/>
        <w:rPr>
          <w:lang w:val="es-MX"/>
        </w:rPr>
      </w:pPr>
      <w:r w:rsidRPr="003E4451">
        <w:rPr>
          <w:lang w:val="es-MX"/>
        </w:rPr>
        <w:t>San Antonio, TX 782</w:t>
      </w:r>
      <w:r w:rsidR="003E4451" w:rsidRPr="003E4451">
        <w:rPr>
          <w:lang w:val="es-MX"/>
        </w:rPr>
        <w:t>65-3472</w:t>
      </w:r>
    </w:p>
    <w:p w14:paraId="7D6C3AFC" w14:textId="54001D65" w:rsidR="00457345" w:rsidRDefault="00457345" w:rsidP="00457345">
      <w:pPr>
        <w:spacing w:after="0"/>
        <w:ind w:left="2520"/>
        <w:rPr/>
      </w:pPr>
      <w:r w:rsidRPr="003E4451">
        <w:t>Email:</w:t>
      </w:r>
      <w:r w:rsidR="003E4451" w:rsidRPr="003E4451">
        <w:t xml:space="preserve"> </w:t>
      </w:r>
      <w:r w:rsidR="003E4451">
        <w:rPr>
          <w:lang w:val="es-MX"/>
        </w:rPr>
        <w:fldChar w:fldCharType="begin"/>
      </w:r>
      <w:r w:rsidR="003E4451" w:rsidRPr="003E4451">
        <w:instrText>HYPERLINK "mailto:jorge@dhjrlp.com"</w:instrText>
      </w:r>
      <w:r w:rsidR="003E4451">
        <w:rPr>
          <w:lang w:val="es-MX"/>
        </w:rPr>
        <w:fldChar w:fldCharType="separate"/>
      </w:r>
      <w:r w:rsidR="003E4451" w:rsidRPr="003E4451">
        <w:rPr>
          <w:rStyle w:val="Hyperlink"/>
        </w:rPr>
        <w:t>jorge@dhjrlp.com</w:t>
      </w:r>
      <w:r w:rsidR="003E4451">
        <w:rPr>
          <w:lang w:val="es-MX"/>
        </w:rPr>
        <w:fldChar w:fldCharType="end"/>
      </w:r>
      <w:r w:rsidR="003E4451" w:rsidRPr="003E4451">
        <w:t xml:space="preserve">, </w:t>
      </w:r>
      <w:r w:rsidR="003E4451">
        <w:fldChar w:fldCharType="begin"/>
      </w:r>
      <w:r w:rsidR="003E4451">
        <w:instrText>HYPERLINK "mailto:</w:instrText>
      </w:r>
      <w:r w:rsidR="003E4451" w:rsidRPr="003E4451">
        <w:instrText>den</w:instrText>
      </w:r>
      <w:r w:rsidR="003E4451">
        <w:instrText>rix2000@yahoo.com"</w:instrText>
      </w:r>
      <w:r w:rsidR="003E4451">
        <w:fldChar w:fldCharType="separate"/>
      </w:r>
      <w:r w:rsidR="003E4451" w:rsidRPr="00567947">
        <w:rPr>
          <w:rStyle w:val="Hyperlink"/>
        </w:rPr>
        <w:t>denrix2000@yahoo.com</w:t>
      </w:r>
      <w:r w:rsidR="003E4451">
        <w:fldChar w:fldCharType="end"/>
      </w:r>
    </w:p>
    <w:p w14:paraId="5573EC35" w14:textId="77777777" w:rsidR="003E4451" w:rsidRPr="003E4451" w:rsidDel="003E4451" w:rsidRDefault="003E4451" w:rsidP="00457345">
      <w:pPr>
        <w:spacing w:after="0"/>
        <w:ind w:left="2520"/>
        <w:rPr/>
      </w:pPr>
    </w:p>
    <w:p w14:paraId="3C1FC677" w14:textId="77777777" w:rsidR="00457345" w:rsidRPr="003E4451" w:rsidRDefault="00457345" w:rsidP="00457345">
      <w:pPr>
        <w:spacing w:after="0"/>
        <w:ind w:left="2520"/>
      </w:pPr>
    </w:p>
    <w:p w14:paraId="2A0D92E2" w14:textId="77777777" w:rsidR="00457345" w:rsidRDefault="00457345" w:rsidP="00457345">
      <w:pPr>
        <w:spacing w:after="0"/>
        <w:ind w:left="1800"/>
        <w:rPr/>
      </w:pPr>
      <w:r>
        <w:t>With a copy (which shall not constitute notice) to:</w:t>
      </w:r>
    </w:p>
    <w:p w14:paraId="7EC7F688" w14:textId="77777777" w:rsidR="003E4451" w:rsidRDefault="003E4451" w:rsidP="00457345">
      <w:pPr>
        <w:spacing w:after="0"/>
        <w:ind w:left="1800"/>
        <w:rPr/>
      </w:pPr>
    </w:p>
    <w:p w14:paraId="3CADB695" w14:textId="77777777" w:rsidR="003E4451" w:rsidRPr="00C35A85" w:rsidRDefault="003E4451" w:rsidP="00457345">
      <w:pPr>
        <w:spacing w:after="0"/>
        <w:ind w:left="1800"/>
      </w:pPr>
    </w:p>
    <w:p w14:paraId="6CCDB24C" w14:textId="77777777" w:rsidR="003E4451" w:rsidRDefault="003E4451" w:rsidP="003E4451">
      <w:pPr>
        <w:spacing w:after="0"/>
        <w:rPr>
          <w:lang w:val="es-MX"/>
        </w:rPr>
      </w:pPr>
      <w:r>
        <w:rPr>
          <w:lang w:val="es-MX"/>
        </w:rPr>
        <w:tab/>
      </w:r>
      <w:r>
        <w:rPr>
          <w:lang w:val="es-MX"/>
        </w:rPr>
        <w:tab/>
      </w:r>
      <w:r w:rsidRPr="003E4451">
        <w:rPr>
          <w:lang w:val="es-MX"/>
        </w:rPr>
        <w:t>Blaise Bender</w:t>
      </w:r>
    </w:p>
    <w:p w14:paraId="61BCA506" w14:textId="32A4F386" w:rsidR="003E4451" w:rsidRPr="003E4451" w:rsidRDefault="003E4451" w:rsidP="003E4451">
      <w:pPr>
        <w:spacing w:after="0"/>
        <w:rPr>
          <w:lang w:val="es-MX"/>
        </w:rPr>
      </w:pPr>
      <w:r>
        <w:rPr>
          <w:lang w:val="es-MX"/>
        </w:rPr>
        <w:tab/>
      </w:r>
      <w:r>
        <w:rPr>
          <w:lang w:val="es-MX"/>
        </w:rPr>
        <w:tab/>
      </w:r>
      <w:r w:rsidRPr="003E4451">
        <w:rPr>
          <w:lang w:val="es-MX"/>
        </w:rPr>
        <w:t>PO BOX 39016</w:t>
      </w:r>
    </w:p>
    <w:p w14:paraId="1D13CF38" w14:textId="77777777" w:rsidR="003E4451" w:rsidRPr="003E4451" w:rsidRDefault="003E4451" w:rsidP="003E4451">
      <w:pPr>
        <w:spacing w:after="0"/>
        <w:rPr>
          <w:lang w:val="es-MX"/>
        </w:rPr>
      </w:pPr>
      <w:r w:rsidRPr="003E4451">
        <w:rPr>
          <w:lang w:val="es-MX"/>
        </w:rPr>
        <w:tab/>
      </w:r>
      <w:r w:rsidRPr="003E4451">
        <w:rPr>
          <w:lang w:val="es-MX"/>
        </w:rPr>
        <w:tab/>
        <w:t>San Antonio, TX 78218-1016</w:t>
      </w:r>
    </w:p>
    <w:p w14:paraId="1C014A5F" w14:textId="77777777" w:rsidR="003E4451" w:rsidRPr="003E4451" w:rsidRDefault="003E4451" w:rsidP="003E4451">
      <w:pPr>
        <w:spacing w:after="0"/>
        <w:rPr>
          <w:lang w:val="es-MX"/>
        </w:rPr>
      </w:pPr>
      <w:r w:rsidRPr="003E4451">
        <w:rPr>
          <w:lang w:val="es-MX"/>
        </w:rPr>
        <w:tab/>
      </w:r>
      <w:r w:rsidRPr="003E4451">
        <w:rPr>
          <w:lang w:val="es-MX"/>
        </w:rPr>
        <w:tab/>
        <w:t>Telephone No.: (210) 316-5063</w:t>
      </w:r>
    </w:p>
    <w:p w14:paraId="788EECBC" w14:textId="77777777" w:rsidR="003E4451" w:rsidRPr="003E4451" w:rsidRDefault="003E4451" w:rsidP="003E4451">
      <w:pPr>
        <w:spacing w:after="0"/>
        <w:rPr>
          <w:lang w:val="es-MX"/>
        </w:rPr>
      </w:pPr>
      <w:r w:rsidRPr="003E4451">
        <w:rPr>
          <w:lang w:val="es-MX"/>
        </w:rPr>
        <w:tab/>
      </w:r>
      <w:r w:rsidRPr="003E4451">
        <w:rPr>
          <w:lang w:val="es-MX"/>
        </w:rPr>
        <w:tab/>
        <w:t>Fax No.: N-A</w:t>
      </w:r>
    </w:p>
    <w:p w14:paraId="1E1CDA6A" w14:textId="77777777" w:rsidR="003E4451" w:rsidRDefault="003E4451" w:rsidP="003E4451">
      <w:pPr>
        <w:spacing w:after="0"/>
        <w:rPr/>
      </w:pPr>
      <w:r w:rsidRPr="003E4451">
        <w:rPr>
          <w:lang w:val="es-MX"/>
        </w:rPr>
        <w:tab/>
      </w:r>
      <w:r w:rsidRPr="003E4451">
        <w:rPr>
          <w:lang w:val="es-MX"/>
        </w:rPr>
        <w:tab/>
      </w:r>
      <w:r w:rsidRPr="003E4451">
        <w:t>Attention: Blaise Bender</w:t>
      </w:r>
    </w:p>
    <w:p w14:paraId="30B305A1" w14:textId="77777777" w:rsidR="003E4451" w:rsidRPr="00C35A85" w:rsidRDefault="003E4451" w:rsidP="003E4451">
      <w:pPr>
        <w:spacing w:after="0"/>
      </w:pPr>
    </w:p>
    <w:p w14:paraId="5C80E8E0" w14:textId="0910B19A" w:rsidR="00457345" w:rsidDel="003E4451" w:rsidRDefault="00457345" w:rsidP="00457345">
      <w:pPr>
        <w:spacing w:after="0"/>
        <w:ind w:left="1800"/>
        <w:rPr/>
      </w:pPr>
    </w:p>
    <w:p w14:paraId="5872C160" w14:textId="4787F83B" w:rsidR="00457345" w:rsidDel="003E4451" w:rsidRDefault="00457345" w:rsidP="00457345">
      <w:pPr>
        <w:spacing w:after="0"/>
        <w:ind w:left="1800"/>
        <w:rPr/>
      </w:pPr>
    </w:p>
    <w:p w14:paraId="45715E36" w14:textId="40BEB595" w:rsidR="00457345" w:rsidDel="003E4451" w:rsidRDefault="00457345" w:rsidP="00457345">
      <w:pPr>
        <w:spacing w:after="0"/>
        <w:ind w:left="1800"/>
        <w:rPr/>
      </w:pPr>
    </w:p>
    <w:p w14:paraId="29380B65" w14:textId="2746AC0E" w:rsidR="00457345" w:rsidDel="003E4451" w:rsidRDefault="00457345" w:rsidP="00457345">
      <w:pPr>
        <w:widowControl/>
        <w:spacing w:after="0"/>
        <w:ind w:firstLine="0"/>
        <w:rPr/>
      </w:pPr>
    </w:p>
    <w:p w14:paraId="6619E9FF" w14:textId="77777777" w:rsidR="00457345" w:rsidRDefault="00457345" w:rsidP="00457345">
      <w:pPr>
        <w:widowControl/>
        <w:spacing w:after="0"/>
        <w:ind w:firstLine="0"/>
      </w:pPr>
    </w:p>
    <w:p w14:paraId="0B32C058" w14:textId="77777777" w:rsidR="00457345" w:rsidRDefault="00D61279" w:rsidP="00457345">
      <w:pPr>
        <w:widowControl/>
        <w:ind w:firstLine="0"/>
      </w:pPr>
      <w:r>
        <w:t xml:space="preserve">Any such notice shall be deemed delivered when actually received or when delivery is first refused regardless of the method of delivery used.  Any party to whom notices are to be sent pursuant to this Agreement may from time to time change its address for further communications thereunder by giving notice in the manner prescribed herein to all other parties hereto.  Although either party shall have the right to change its address for notice purposes from time to time, any notice delivered pursuant to this </w:t>
      </w:r>
      <w:del w:id="9027" w:author="Geoff Schackmann" w:date="2026-07-28T00:00:00Z">
        <w:r>
          <w:delText xml:space="preserve">Section 13</w:delText>
        </w:r>
      </w:del>
      <w:ins w:id="9028" w:author="Geoff Schackmann" w:date="2026-07-28T00:00:00Z">
        <w:r>
          <w:t xml:space="preserve">Section 12</w:t>
        </w:r>
      </w:ins>
      <w:r>
        <w:t xml:space="preserve"> to the address set forth in this </w:t>
      </w:r>
      <w:del w:id="9029" w:author="Geoff Schackmann" w:date="2026-07-28T00:00:00Z">
        <w:r>
          <w:delText xml:space="preserve">Section 13</w:delText>
        </w:r>
      </w:del>
      <w:ins w:id="9030" w:author="Geoff Schackmann" w:date="2026-07-28T00:00:00Z">
        <w:r>
          <w:t xml:space="preserve">Section 12</w:t>
        </w:r>
      </w:ins>
      <w:r>
        <w:t xml:space="preserve"> or to such other address as may be hereafter specified in writing in accordance with this </w:t>
      </w:r>
      <w:del w:id="9031" w:author="Geoff Schackmann" w:date="2026-07-28T00:00:00Z">
        <w:r>
          <w:delText xml:space="preserve">Section 13</w:delText>
        </w:r>
      </w:del>
      <w:ins w:id="9032" w:author="Geoff Schackmann" w:date="2026-07-28T00:00:00Z">
        <w:r>
          <w:t xml:space="preserve">Section 12</w:t>
        </w:r>
      </w:ins>
      <w:r>
        <w:t xml:space="preserve"> shall be effective even if actual delivery cannot be made as a result of a change in the address of the recipient of such notice and the party delivering the notice has not received actual written notice in accordance with the provisions of this </w:t>
      </w:r>
      <w:del w:id="9033" w:author="Geoff Schackmann" w:date="2026-07-28T00:00:00Z">
        <w:r>
          <w:delText xml:space="preserve">Section 13</w:delText>
        </w:r>
      </w:del>
      <w:ins w:id="9034" w:author="Geoff Schackmann" w:date="2026-07-28T00:00:00Z">
        <w:r>
          <w:t xml:space="preserve">Section 12</w:t>
        </w:r>
      </w:ins>
      <w:r>
        <w:t xml:space="preserve"> of the current address to which notices are to be sent.</w:t>
      </w:r>
    </w:p>
    <w:p w14:paraId="3509A83E" w14:textId="77777777" w:rsidR="00457345" w:rsidRDefault="00D61279" w:rsidP="00457345">
      <w:pPr>
        <w:widowControl/>
        <w:ind w:firstLine="0"/>
      </w:pPr>
      <w:r>
        <w:rPr>
          <w:b/>
        </w:rPr>
        <w:t>13.</w:t>
      </w:r>
      <w:r>
        <w:rPr>
          <w:b/>
        </w:rPr>
        <w:tab/>
        <w:t>Payment of Expenses</w:t>
      </w:r>
      <w:r>
        <w:t>.  Each party hereto shall bear its own legal, accounting and other expenses incurred in connection with the preparation and negotiation of this Agreement and the consummation of the transaction contemplated hereby, whether or not the transaction is consummated.</w:t>
      </w:r>
    </w:p>
    <w:p w14:paraId="4E8815CF" w14:textId="77777777" w:rsidR="00457345" w:rsidRDefault="00D61279" w:rsidP="00457345">
      <w:pPr>
        <w:widowControl/>
        <w:ind w:firstLine="0"/>
      </w:pPr>
      <w:r>
        <w:rPr>
          <w:b/>
        </w:rPr>
        <w:t>14.</w:t>
      </w:r>
      <w:r>
        <w:tab/>
      </w:r>
      <w:r>
        <w:rPr>
          <w:b/>
        </w:rPr>
        <w:t>Entire Agreement; Amendment; Waiver</w:t>
      </w:r>
      <w:r>
        <w:t>.  This Agreement, together with the other agreements referred to herein, constitutes the entire understanding between the parties with respect to the subject matter hereof, superseding all negotiations, prior discussions and preliminary agreements.  This Agreement may not be modified or amended except in writing signed by the parties hereto.  No waiver of any term, provision or condition of this Agreement in any one or more instances, shall be deemed to be or be construed as a further or continuing waiver of any such term, provision or condition of this Agreement.  No failure to act shall be construed as a waiver of any term, provision, condition or rights granted hereunder.</w:t>
      </w:r>
    </w:p>
    <w:p w14:paraId="55B98462" w14:textId="77777777" w:rsidR="00457345" w:rsidRDefault="00D61279" w:rsidP="00457345">
      <w:pPr>
        <w:widowControl/>
        <w:ind w:firstLine="0"/>
      </w:pPr>
      <w:r>
        <w:rPr>
          <w:b/>
        </w:rPr>
        <w:lastRenderedPageBreak/>
        <w:t>1</w:t>
      </w:r>
      <w:r>
        <w:rPr>
          <w:b/>
          <w:i/>
        </w:rPr>
        <w:t>5</w:t>
      </w:r>
      <w:r>
        <w:rPr>
          <w:b/>
        </w:rPr>
        <w:t>.</w:t>
      </w:r>
      <w:r>
        <w:rPr>
          <w:b/>
        </w:rPr>
        <w:tab/>
        <w:t>Assignment.</w:t>
      </w:r>
      <w:r>
        <w:t xml:space="preserve"> Neither this Agreement nor the rights, duties or obligations arising hereunder shall be assignable or delegable by either party hereto.</w:t>
      </w:r>
    </w:p>
    <w:p w14:paraId="491889CE" w14:textId="77777777" w:rsidR="00C22C53" w:rsidRPr="00457345" w:rsidRDefault="00D61279" w:rsidP="00457345">
      <w:pPr>
        <w:widowControl/>
        <w:ind w:firstLine="0"/>
      </w:pPr>
      <w:r>
        <w:rPr>
          <w:b/>
        </w:rPr>
        <w:t>1</w:t>
      </w:r>
      <w:r>
        <w:rPr>
          <w:b/>
          <w:i/>
        </w:rPr>
        <w:t>6</w:t>
      </w:r>
      <w:r>
        <w:rPr>
          <w:b/>
        </w:rPr>
        <w:t>.</w:t>
      </w:r>
      <w:r>
        <w:rPr>
          <w:b/>
        </w:rPr>
        <w:tab/>
        <w:t>No Joint Venture; Third Party Beneficiaries</w:t>
      </w:r>
      <w:r>
        <w:t>.  Nothing contained herein shall be construed as forming a joint venture or partnership between the parties hereto with respect to the subject matter hereof.  Except for the rights of Remaining Members, which the parties hereto agree is a third party beneficiary of this Agreement with respect to those provisions intended to benefit Remaining Members directly or indirectly, the parties hereto do not intend that any other third party shall have any rights under this Agreement.</w:t>
      </w:r>
    </w:p>
    <w:p w14:paraId="4D6B7462" w14:textId="77777777" w:rsidR="00C22C53" w:rsidRPr="0009425C" w:rsidRDefault="00913426" w:rsidP="00EB56AC">
      <w:pPr>
        <w:pStyle w:val="Heading1"/>
        <w:keepLines/>
        <w:jc w:val="both"/>
        <w:rPr>
          <w:i w:val="0"/>
          <w:sz w:val="24"/>
          <w:szCs w:val="24"/>
        </w:rPr>
      </w:pPr>
      <w:r>
        <w:rPr>
          <w:b/>
          <w:i w:val="0"/>
          <w:sz w:val="24"/>
          <w:szCs w:val="24"/>
        </w:rPr>
        <w:t>17.</w:t>
      </w:r>
      <w:r>
        <w:rPr>
          <w:b/>
          <w:i w:val="0"/>
          <w:sz w:val="24"/>
          <w:szCs w:val="24"/>
        </w:rPr>
        <w:tab/>
        <w:t>Captions</w:t>
      </w:r>
      <w:r>
        <w:rPr>
          <w:i w:val="0"/>
          <w:sz w:val="24"/>
          <w:szCs w:val="24"/>
        </w:rPr>
        <w:t>.  The section headings contained herein are for convenience only and shall not be considered or referred to in resolving questions of interpretation.</w:t>
      </w:r>
    </w:p>
    <w:p w14:paraId="2E5CB78F" w14:textId="77777777" w:rsidR="00C22C53" w:rsidRDefault="00C22C53" w:rsidP="00EB56AC">
      <w:pPr>
        <w:pStyle w:val="Heading1"/>
        <w:keepLines/>
        <w:jc w:val="both"/>
        <w:rPr>
          <w:b/>
          <w:i w:val="0"/>
          <w:sz w:val="24"/>
          <w:szCs w:val="24"/>
        </w:rPr>
      </w:pPr>
    </w:p>
    <w:p w14:paraId="35FAA844" w14:textId="77777777" w:rsidR="00C22C53" w:rsidRPr="0009425C" w:rsidRDefault="00913426" w:rsidP="00EB56AC">
      <w:pPr>
        <w:pStyle w:val="Heading1"/>
        <w:keepLines/>
        <w:jc w:val="both"/>
        <w:rPr>
          <w:i w:val="0"/>
          <w:sz w:val="24"/>
          <w:szCs w:val="24"/>
        </w:rPr>
      </w:pPr>
      <w:r>
        <w:rPr>
          <w:b/>
          <w:i w:val="0"/>
          <w:sz w:val="24"/>
          <w:szCs w:val="24"/>
        </w:rPr>
        <w:t>18.</w:t>
      </w:r>
      <w:r>
        <w:rPr>
          <w:b/>
          <w:i w:val="0"/>
          <w:sz w:val="24"/>
          <w:szCs w:val="24"/>
        </w:rPr>
        <w:tab/>
        <w:t>Counterparts</w:t>
      </w:r>
      <w:r>
        <w:rPr>
          <w:i w:val="0"/>
          <w:sz w:val="24"/>
          <w:szCs w:val="24"/>
        </w:rPr>
        <w:t>.  This Agreement may be executed and delivered via facsimile and in one or more counterparts and all such counterparts taken together shall constitute a single original Agreement.</w:t>
      </w:r>
    </w:p>
    <w:p w14:paraId="6C15FED5" w14:textId="77777777" w:rsidR="00C22C53" w:rsidRDefault="00C22C53" w:rsidP="00EB56AC">
      <w:pPr>
        <w:pStyle w:val="Heading1"/>
        <w:keepLines/>
        <w:jc w:val="both"/>
        <w:rPr>
          <w:b/>
          <w:i w:val="0"/>
          <w:sz w:val="24"/>
          <w:szCs w:val="24"/>
        </w:rPr>
      </w:pPr>
    </w:p>
    <w:p w14:paraId="22DE322F" w14:textId="77777777" w:rsidR="00C22C53" w:rsidRPr="0009425C" w:rsidRDefault="00457345" w:rsidP="00EB56AC">
      <w:pPr>
        <w:pStyle w:val="Heading1"/>
        <w:keepLines/>
        <w:jc w:val="both"/>
        <w:rPr>
          <w:i w:val="0"/>
          <w:sz w:val="24"/>
          <w:szCs w:val="24"/>
        </w:rPr>
      </w:pPr>
      <w:r>
        <w:rPr>
          <w:b/>
          <w:i w:val="0"/>
          <w:sz w:val="24"/>
          <w:szCs w:val="24"/>
        </w:rPr>
        <w:t>19.</w:t>
      </w:r>
      <w:r>
        <w:rPr>
          <w:b/>
          <w:i w:val="0"/>
          <w:sz w:val="24"/>
          <w:szCs w:val="24"/>
        </w:rPr>
        <w:tab/>
        <w:t>Governing Law</w:t>
      </w:r>
      <w:r>
        <w:rPr>
          <w:i w:val="0"/>
          <w:sz w:val="24"/>
          <w:szCs w:val="24"/>
        </w:rPr>
        <w:t>.  This Agreement shall be governed by and construed in accordance with the laws of the State of Texas without regard to principles of conflicts of law.</w:t>
      </w:r>
    </w:p>
    <w:p w14:paraId="4137F1D7" w14:textId="77777777" w:rsidR="00C22C53" w:rsidRDefault="00C22C53" w:rsidP="00EB56AC">
      <w:pPr>
        <w:pStyle w:val="Heading1"/>
        <w:keepLines/>
        <w:jc w:val="both"/>
        <w:rPr>
          <w:b/>
          <w:i w:val="0"/>
          <w:sz w:val="24"/>
          <w:szCs w:val="24"/>
        </w:rPr>
      </w:pPr>
    </w:p>
    <w:p w14:paraId="1A45AADC" w14:textId="77777777" w:rsidR="00C22C53" w:rsidRPr="0009425C" w:rsidRDefault="00D61279" w:rsidP="00EB56AC">
      <w:pPr>
        <w:pStyle w:val="Heading1"/>
        <w:keepLines/>
        <w:jc w:val="both"/>
        <w:rPr>
          <w:i w:val="0"/>
          <w:sz w:val="24"/>
          <w:szCs w:val="24"/>
        </w:rPr>
      </w:pPr>
      <w:r>
        <w:rPr>
          <w:b/>
          <w:i w:val="0"/>
          <w:sz w:val="24"/>
          <w:szCs w:val="24"/>
        </w:rPr>
        <w:t>20.</w:t>
      </w:r>
      <w:r>
        <w:rPr>
          <w:b/>
          <w:i w:val="0"/>
          <w:sz w:val="24"/>
          <w:szCs w:val="24"/>
        </w:rPr>
        <w:tab/>
        <w:t>Costs and Attorneys’ Fees</w:t>
      </w:r>
      <w:r>
        <w:rPr>
          <w:i w:val="0"/>
          <w:sz w:val="24"/>
          <w:szCs w:val="24"/>
        </w:rPr>
        <w:t>.  In the event of a dispute between the parties hereto with respect to the interpretation or enforcement of the terms hereof, the prevailing party shall be entitled to collect from the other its reasonable costs and attorneys’ fees, including its costs and fees on appeal.</w:t>
      </w:r>
    </w:p>
    <w:p w14:paraId="7DB88705" w14:textId="77777777" w:rsidR="00C22C53" w:rsidRDefault="00C22C53" w:rsidP="00EB56AC">
      <w:pPr>
        <w:pStyle w:val="Heading1"/>
        <w:keepLines/>
        <w:jc w:val="both"/>
        <w:rPr>
          <w:b/>
          <w:i w:val="0"/>
          <w:sz w:val="24"/>
          <w:szCs w:val="24"/>
        </w:rPr>
      </w:pPr>
    </w:p>
    <w:p w14:paraId="2B20C780" w14:textId="77777777" w:rsidR="00C22C53" w:rsidRPr="0009425C" w:rsidRDefault="00D61279" w:rsidP="00EB56AC">
      <w:pPr>
        <w:pStyle w:val="Heading1"/>
        <w:keepLines/>
        <w:jc w:val="both"/>
        <w:rPr>
          <w:i w:val="0"/>
          <w:sz w:val="24"/>
          <w:szCs w:val="24"/>
        </w:rPr>
      </w:pPr>
      <w:r>
        <w:rPr>
          <w:b/>
          <w:i w:val="0"/>
          <w:sz w:val="24"/>
          <w:szCs w:val="24"/>
        </w:rPr>
        <w:t>21.</w:t>
      </w:r>
      <w:r>
        <w:rPr>
          <w:b/>
          <w:i w:val="0"/>
          <w:sz w:val="24"/>
          <w:szCs w:val="24"/>
        </w:rPr>
        <w:tab/>
        <w:t>Construction</w:t>
      </w:r>
      <w:r>
        <w:rPr>
          <w:i w:val="0"/>
          <w:sz w:val="24"/>
          <w:szCs w:val="24"/>
        </w:rPr>
        <w:t>.  Both parties acknowledge and agree that they have participated in the drafting and negotiation of this Agreement.  Accordingly, in the event of a dispute between the parties hereto with respect to the interpretation or enforcement of the terms hereof no provision shall be construed so as to favor or disfavor either party hereto.</w:t>
      </w:r>
    </w:p>
    <w:p w14:paraId="23923692" w14:textId="77777777" w:rsidR="00C22C53" w:rsidRDefault="00C22C53" w:rsidP="00EB56AC">
      <w:pPr>
        <w:keepNext/>
        <w:keepLines/>
        <w:widowControl/>
        <w:spacing w:after="0"/>
        <w:ind w:firstLine="0"/>
        <w:rPr>
          <w:b/>
        </w:rPr>
      </w:pPr>
    </w:p>
    <w:p w14:paraId="3B4433F0" w14:textId="77777777" w:rsidR="00C22C53" w:rsidRPr="0009425C" w:rsidRDefault="00D61279" w:rsidP="00EB56AC">
      <w:pPr>
        <w:keepNext/>
        <w:keepLines/>
        <w:widowControl/>
        <w:spacing w:after="0"/>
        <w:ind w:firstLine="0"/>
        <w:rPr>
          <w:i/>
        </w:rPr>
      </w:pPr>
      <w:r>
        <w:rPr>
          <w:b/>
        </w:rPr>
        <w:t>22.</w:t>
      </w:r>
      <w:r>
        <w:rPr>
          <w:b/>
        </w:rPr>
        <w:tab/>
        <w:t>Opening Mail</w:t>
      </w:r>
      <w:r>
        <w:t>.  Manager shall be authorized to open mail addressed to Licensee and received at the Business.  All mail received at the Business related to Licensee’s operation of the Business shall be promptly delivered to Licensee by Manager at the address set forth in Section 12, with all such mail to be deposited in the United States mail, certified or registered, postage prepaid, return receipt requested within three (3) days of receipt</w:t>
      </w:r>
    </w:p>
    <w:p w14:paraId="4289612B" w14:textId="77777777" w:rsidR="00C22C53" w:rsidRDefault="00C22C53" w:rsidP="00EB56AC">
      <w:pPr>
        <w:keepNext/>
        <w:keepLines/>
        <w:widowControl/>
        <w:spacing w:after="0"/>
        <w:ind w:firstLine="0"/>
        <w:jc w:val="center"/>
      </w:pPr>
    </w:p>
    <w:p w14:paraId="7625117A" w14:textId="77777777" w:rsidR="00C22C53" w:rsidRDefault="00000000">
      <w:pPr>
        <w:widowControl/>
        <w:spacing w:after="120"/>
        <w:rPr>
          <w:b/>
        </w:rPr>
      </w:pPr>
      <w:r>
        <w:rPr>
          <w:b/>
        </w:rPr>
        <w:t>23.</w:t>
      </w:r>
      <w:r>
        <w:rPr>
          <w:b/>
        </w:rPr>
        <w:tab/>
        <w:t>Regulatory Compliance; Required Disclosures.</w:t>
      </w:r>
    </w:p>
    <w:p w14:paraId="071C7C92" w14:textId="77777777" w:rsidR="00C22C53" w:rsidRDefault="00000000">
      <w:pPr>
        <w:widowControl/>
        <w:spacing w:after="120"/>
      </w:pPr>
      <w:r>
        <w:t>23.1</w:t>
      </w:r>
      <w:r>
        <w:tab/>
        <w:t>The parties acknowledge that Licensee is, and shall remain throughout the Management Period, the sole Medicare-enrolled and state-licensed operator of the Business, and that this Agreement does not transfer the Medicare provider agreement, CMS Certification Number, or state hospice license.</w:t>
      </w:r>
    </w:p>
    <w:p w14:paraId="6AE39B44" w14:textId="77777777" w:rsidR="00C22C53" w:rsidRDefault="00000000">
      <w:pPr>
        <w:widowControl/>
        <w:spacing w:after="120"/>
      </w:pPr>
      <w:r>
        <w:t>23.2</w:t>
      </w:r>
      <w:r>
        <w:tab/>
        <w:t xml:space="preserve">Concurrently with or prior to the Management Transfer Date, the parties shall cooperate in good faith to timely prepare and file (a) any update to Licensee's Form CMS-855A (or successor form), via PECOS, reporting Manager and its principal(s) as a managing employee or managing organization of Licensee in accordance with 42 C.F.R. § 424.516(d), and (b) any </w:t>
      </w:r>
      <w:r>
        <w:lastRenderedPageBreak/>
        <w:t>notice required by the Texas Health and Human Services Commission or other applicable state licensing authority regarding a change in administrator, governing body, or controlling person, in each case within the timeframe required by applicable law.</w:t>
      </w:r>
    </w:p>
    <w:p w14:paraId="38C882AE" w14:textId="77777777" w:rsidR="00C22C53" w:rsidRDefault="00000000">
      <w:pPr>
        <w:widowControl/>
        <w:spacing w:after="120"/>
      </w:pPr>
      <w:r>
        <w:t>23.3</w:t>
      </w:r>
      <w:r>
        <w:tab/>
        <w:t>Each party shall promptly provide the other with all information reasonably necessary to prepare the filings described in Section 23.2, and Licensee shall provide Manager with copies of such filings and any related correspondence from CMS or the state licensing authority.</w:t>
      </w:r>
    </w:p>
    <w:p w14:paraId="7F4A142A" w14:textId="77777777" w:rsidR="00C22C53" w:rsidRDefault="00000000">
      <w:pPr>
        <w:widowControl/>
        <w:spacing w:after="120"/>
      </w:pPr>
      <w:r>
        <w:t>23.4</w:t>
      </w:r>
      <w:r>
        <w:tab/>
        <w:t>If CMS, the Texas Health and Human Services Commission, CHAP, or any other regulatory body having jurisdiction determines that this Agreement or its performance requires modification to comply with applicable Medicare or Medicaid enrollment, certification, or licensure requirements, the parties shall promptly amend this Agreement as necessary to cure such inconsistency.</w:t>
      </w:r>
    </w:p>
    <w:p w14:paraId="57F48FFC" w14:textId="77777777" w:rsidR="00C22C53" w:rsidRDefault="00000000">
      <w:pPr>
        <w:widowControl/>
        <w:spacing w:after="120"/>
        <w:rPr>
          <w:b/>
        </w:rPr>
      </w:pPr>
      <w:r>
        <w:rPr>
          <w:b/>
        </w:rPr>
        <w:t>24.</w:t>
      </w:r>
      <w:r>
        <w:rPr>
          <w:b/>
        </w:rPr>
        <w:tab/>
        <w:t>Regulatory Termination Right; No Transfer of Ownership.</w:t>
      </w:r>
    </w:p>
    <w:p w14:paraId="5C4492C8" w14:textId="77777777" w:rsidR="00C22C53" w:rsidRDefault="00000000">
      <w:pPr>
        <w:widowControl/>
        <w:spacing w:after="120"/>
      </w:pPr>
      <w:r>
        <w:t>24.1</w:t>
      </w:r>
      <w:r>
        <w:tab/>
        <w:t>Either party may terminate this Agreement immediately upon written notice to the other if continued performance would, in the terminating party's good faith judgment based on the advice of healthcare regulatory counsel, violate applicable Medicare or Medicaid enrollment, certification, licensure, or fraud and abuse laws (including without limitation the federal Anti-Kickback Statute and 42 C.F.R. §§ 424.550 and 424.516).</w:t>
      </w:r>
    </w:p>
    <w:p w14:paraId="4DBFF37F" w14:textId="77777777" w:rsidR="00C22C53" w:rsidRDefault="00000000">
      <w:pPr>
        <w:widowControl/>
        <w:spacing w:after="120"/>
      </w:pPr>
      <w:r>
        <w:t>24.2</w:t>
      </w:r>
      <w:r>
        <w:tab/>
        <w:t>Nothing in this Agreement conveys, and this Agreement shall not be construed to convey, any ownership or equity interest in Licensee beyond what is separately conveyed under the MIPA.</w:t>
      </w:r>
    </w:p>
    <w:p w14:paraId="2B618670" w14:textId="77777777" w:rsidR="00C22C53" w:rsidRPr="0009425C" w:rsidRDefault="00D61279" w:rsidP="00EB56AC">
      <w:pPr>
        <w:keepNext/>
        <w:keepLines/>
        <w:widowControl/>
        <w:spacing w:after="0"/>
        <w:ind w:firstLine="0"/>
        <w:jc w:val="center"/>
        <w:rPr>
          <w:i/>
        </w:rPr>
        <w:sectPr w:rsidR="00C22C53" w:rsidRPr="0009425C" w:rsidSect="007774A1">
          <w:footerReference w:type="default" r:id="rId6"/>
          <w:footerReference w:type="first" r:id="rId7"/>
          <w:pgSz w:w="12240" w:h="15840" w:code="1"/>
          <w:pgMar w:top="1440" w:right="1440" w:bottom="1440" w:left="1440" w:header="720" w:footer="720" w:gutter="0"/>
          <w:pgNumType w:start="1"/>
          <w:cols w:space="720"/>
          <w:titlePg/>
          <w:docGrid w:linePitch="360"/>
        </w:sectPr>
      </w:pPr>
      <w:r>
        <w:rPr>
          <w:i/>
        </w:rPr>
        <w:t>[Signatures on following pag</w:t>
      </w:r>
    </w:p>
    <w:p w14:paraId="576F4C08" w14:textId="77777777" w:rsidR="00C22C53" w:rsidRDefault="00D61279" w:rsidP="00EB56AC">
      <w:pPr>
        <w:pStyle w:val="Indent5"/>
        <w:keepNext/>
        <w:keepLines/>
        <w:spacing w:after="0"/>
      </w:pPr>
      <w:r>
        <w:lastRenderedPageBreak/>
        <w:t>IN WITNESS WHEREOF, the parties hereby execute this Interim Management Agreement as of the day and year first set forth above.</w:t>
      </w:r>
    </w:p>
    <w:p w14:paraId="63C4A479" w14:textId="77777777" w:rsidR="006E63A4" w:rsidRDefault="006E63A4" w:rsidP="00EB56AC">
      <w:pPr>
        <w:pStyle w:val="Indent5"/>
        <w:keepNext/>
        <w:keepLines/>
        <w:spacing w:after="0"/>
      </w:pPr>
    </w:p>
    <w:p w14:paraId="09E6A06F" w14:textId="77777777" w:rsidR="006E63A4" w:rsidRDefault="006E63A4" w:rsidP="00EB56AC">
      <w:pPr>
        <w:pStyle w:val="Indent5"/>
        <w:keepNext/>
        <w:keepLines/>
        <w:spacing w:after="0"/>
      </w:pPr>
    </w:p>
    <w:p w14:paraId="6FA57A11" w14:textId="77777777" w:rsidR="006E63A4" w:rsidRDefault="006E63A4" w:rsidP="00EB56AC">
      <w:pPr>
        <w:pStyle w:val="Indent5"/>
        <w:keepNext/>
        <w:keepLines/>
        <w:spacing w:after="0"/>
      </w:pPr>
    </w:p>
    <w:p w14:paraId="3A48E3C6" w14:textId="77777777" w:rsidR="00C22C53" w:rsidRPr="0009425C" w:rsidRDefault="00C22C53" w:rsidP="00EB56AC">
      <w:pPr>
        <w:pStyle w:val="Indent5"/>
        <w:keepNext/>
        <w:keepLines/>
        <w:spacing w:after="0"/>
      </w:pPr>
    </w:p>
    <w:p w14:paraId="1956F7AD" w14:textId="77777777" w:rsidR="00C22C53" w:rsidRPr="0009425C" w:rsidRDefault="00E51BD8" w:rsidP="00EB56AC">
      <w:pPr>
        <w:pStyle w:val="Sign"/>
        <w:keepNext/>
        <w:keepLines/>
        <w:ind w:left="0"/>
        <w:rPr>
          <w:b/>
        </w:rPr>
      </w:pPr>
      <w:r>
        <w:rPr>
          <w:b/>
        </w:rPr>
        <w:t xml:space="preserve">                                                       LICENSEE:</w:t>
      </w:r>
    </w:p>
    <w:p w14:paraId="38686C08" w14:textId="77777777" w:rsidR="00C22C53" w:rsidRPr="0009425C" w:rsidRDefault="00C22C53" w:rsidP="00EB56AC">
      <w:pPr>
        <w:pStyle w:val="Sign"/>
        <w:keepNext/>
        <w:keepLines/>
        <w:rPr>
          <w:b/>
        </w:rPr>
      </w:pPr>
    </w:p>
    <w:p w14:paraId="190553FD" w14:textId="77777777" w:rsidR="007C3FE8" w:rsidRPr="007C3FE8" w:rsidRDefault="007C3FE8" w:rsidP="00EB56AC">
      <w:pPr>
        <w:pStyle w:val="Sign"/>
        <w:keepNext/>
        <w:keepLines/>
        <w:ind w:left="0"/>
        <w:rPr>
          <w:b/>
          <w:bCs/>
        </w:rPr>
      </w:pPr>
      <w:r>
        <w:t xml:space="preserve">                                                      </w:t>
      </w:r>
      <w:r>
        <w:rPr>
          <w:b/>
          <w:bCs/>
        </w:rPr>
        <w:t xml:space="preserve">REFUGE HOSPICE, LLC, </w:t>
      </w:r>
    </w:p>
    <w:p w14:paraId="7C73C5A8" w14:textId="77777777" w:rsidR="00C22C53" w:rsidRPr="0009425C" w:rsidRDefault="007C3FE8" w:rsidP="00EB56AC">
      <w:pPr>
        <w:pStyle w:val="Sign"/>
        <w:keepNext/>
        <w:keepLines/>
        <w:ind w:left="0"/>
      </w:pPr>
      <w:r>
        <w:t xml:space="preserve">                                                      a Texas limited liability company</w:t>
      </w:r>
      <w:r>
        <w:rPr>
          <w:b/>
        </w:rPr>
        <w:t xml:space="preserve"> </w:t>
      </w:r>
    </w:p>
    <w:p w14:paraId="0072B971" w14:textId="77777777" w:rsidR="00C22C53" w:rsidRPr="0009425C" w:rsidRDefault="00C22C53" w:rsidP="00EB56AC">
      <w:pPr>
        <w:pStyle w:val="Sign"/>
        <w:keepNext/>
        <w:keepLines/>
      </w:pPr>
    </w:p>
    <w:p w14:paraId="4C40DDD2" w14:textId="77777777" w:rsidR="00C22C53" w:rsidRPr="0009425C" w:rsidRDefault="00C22C53" w:rsidP="00EB56AC">
      <w:pPr>
        <w:pStyle w:val="Sign"/>
        <w:keepNext/>
        <w:keepLines/>
      </w:pPr>
    </w:p>
    <w:p w14:paraId="6F8A9CDA" w14:textId="27F53A09" w:rsidR="00C22C53" w:rsidRPr="0034029D" w:rsidRDefault="00E51BD8" w:rsidP="00EB56AC">
      <w:pPr>
        <w:pStyle w:val="Sign"/>
        <w:keepNext/>
        <w:keepLines/>
        <w:ind w:left="0"/>
      </w:pPr>
      <w:r>
        <w:t xml:space="preserve">                                                       By:       </w:t>
      </w:r>
      <w:r>
        <w:rPr>
          <w:u w:val="single"/>
        </w:rPr>
        <w:t xml:space="preserve">                       </w:t>
      </w:r>
    </w:p>
    <w:p w14:paraId="33B03B27" w14:textId="184E99AC" w:rsidR="00C22C53" w:rsidRPr="0009425C" w:rsidRDefault="00E51BD8" w:rsidP="00EB56AC">
      <w:pPr>
        <w:pStyle w:val="Sign"/>
        <w:keepNext/>
        <w:keepLines/>
        <w:ind w:left="0"/>
      </w:pPr>
      <w:r>
        <w:t xml:space="preserve">                                                       Name:  </w:t>
      </w:r>
      <w:r>
        <w:rPr>
          <w:u w:val="single"/>
        </w:rPr>
        <w:t xml:space="preserve">        </w:t>
      </w:r>
      <w:r w:rsidR="003E4451">
        <w:rPr>
          <w:u w:val="single"/>
        </w:rPr>
        <w:t>Angel J</w:t>
      </w:r>
      <w:r w:rsidR="003E4451">
        <w:rPr>
          <w:u w:val="single"/>
        </w:rPr>
        <w:t>.</w:t>
      </w:r>
      <w:r w:rsidR="003E4451">
        <w:rPr>
          <w:u w:val="single"/>
        </w:rPr>
        <w:t xml:space="preserve"> Resendiz</w:t>
      </w:r>
      <w:r>
        <w:rPr>
          <w:u w:val="single"/>
        </w:rPr>
        <w:t xml:space="preserve">               </w:t>
      </w:r>
    </w:p>
    <w:p w14:paraId="0ADA06A3" w14:textId="08057CF3" w:rsidR="00C22C53" w:rsidRDefault="00E51BD8" w:rsidP="00EB56AC">
      <w:pPr>
        <w:pStyle w:val="Sign"/>
        <w:keepNext/>
        <w:keepLines/>
        <w:ind w:left="0"/>
      </w:pPr>
      <w:r>
        <w:t xml:space="preserve">                                                       Title:    </w:t>
      </w:r>
      <w:r>
        <w:rPr>
          <w:u w:val="single"/>
        </w:rPr>
        <w:t xml:space="preserve">       </w:t>
      </w:r>
      <w:r w:rsidR="003E4451">
        <w:rPr>
          <w:u w:val="single"/>
        </w:rPr>
        <w:t>Managing Member</w:t>
      </w:r>
      <w:r>
        <w:rPr>
          <w:u w:val="single"/>
        </w:rPr>
        <w:t xml:space="preserve">                </w:t>
      </w:r>
    </w:p>
    <w:p w14:paraId="693D48EB" w14:textId="77777777" w:rsidR="00A8570D" w:rsidRDefault="00A8570D" w:rsidP="00EB56AC">
      <w:pPr>
        <w:pStyle w:val="Sign"/>
        <w:keepNext/>
        <w:keepLines/>
      </w:pPr>
    </w:p>
    <w:p w14:paraId="6F2357EE" w14:textId="77777777" w:rsidR="00A8570D" w:rsidRPr="0009425C" w:rsidRDefault="00A8570D" w:rsidP="00EB56AC">
      <w:pPr>
        <w:pStyle w:val="Sign"/>
        <w:keepNext/>
        <w:keepLines/>
      </w:pPr>
    </w:p>
    <w:p w14:paraId="39F12944" w14:textId="77777777" w:rsidR="00C22C53" w:rsidRPr="0009425C" w:rsidRDefault="00C22C53" w:rsidP="00EB56AC">
      <w:pPr>
        <w:pStyle w:val="Sign"/>
        <w:keepNext/>
        <w:keepLines/>
      </w:pPr>
    </w:p>
    <w:p w14:paraId="73C8ED71" w14:textId="77777777" w:rsidR="00C22C53" w:rsidRPr="00A8570D" w:rsidRDefault="00E51BD8" w:rsidP="00EB56AC">
      <w:pPr>
        <w:pStyle w:val="Sign"/>
        <w:keepNext/>
        <w:keepLines/>
        <w:ind w:left="0"/>
        <w:rPr>
          <w:b/>
        </w:rPr>
      </w:pPr>
      <w:r>
        <w:rPr>
          <w:b/>
        </w:rPr>
        <w:t xml:space="preserve">                                                       MANAGER:</w:t>
      </w:r>
    </w:p>
    <w:p w14:paraId="7E49FCC9" w14:textId="77777777" w:rsidR="00C22C53" w:rsidRDefault="00C22C53" w:rsidP="00EB56AC">
      <w:pPr>
        <w:pStyle w:val="Sign"/>
        <w:keepNext/>
        <w:keepLines/>
      </w:pPr>
    </w:p>
    <w:p w14:paraId="7773AB38" w14:textId="77777777" w:rsidR="00E51BD8" w:rsidRDefault="00E51BD8" w:rsidP="00EB56AC">
      <w:pPr>
        <w:pStyle w:val="Sign"/>
        <w:keepNext/>
        <w:keepLines/>
        <w:ind w:left="0"/>
        <w:jc w:val="left"/>
      </w:pPr>
      <w:r>
        <w:t xml:space="preserve">                                                       </w:t>
      </w:r>
      <w:r>
        <w:rPr>
          <w:b/>
          <w:bCs/>
        </w:rPr>
        <w:t>TYLER HOSPICE HOLD, LLC</w:t>
      </w:r>
      <w:r>
        <w:t xml:space="preserve">,           </w:t>
      </w:r>
    </w:p>
    <w:p w14:paraId="2B7C7B75" w14:textId="77777777" w:rsidR="00E51BD8" w:rsidRPr="0009425C" w:rsidRDefault="00E51BD8" w:rsidP="00EB56AC">
      <w:pPr>
        <w:pStyle w:val="Sign"/>
        <w:keepNext/>
        <w:keepLines/>
        <w:ind w:left="0"/>
        <w:jc w:val="left"/>
      </w:pPr>
      <w:r>
        <w:t xml:space="preserve">                                                       a Wyoming limited liability company</w:t>
      </w:r>
    </w:p>
    <w:p w14:paraId="6198F192" w14:textId="77777777" w:rsidR="00C22C53" w:rsidRPr="0009425C" w:rsidRDefault="00C22C53" w:rsidP="00EB56AC">
      <w:pPr>
        <w:pStyle w:val="Sign"/>
        <w:keepNext/>
        <w:keepLines/>
      </w:pPr>
    </w:p>
    <w:p w14:paraId="4378657A" w14:textId="77777777" w:rsidR="00C22C53" w:rsidRPr="0009425C" w:rsidRDefault="00C22C53" w:rsidP="00EB56AC">
      <w:pPr>
        <w:pStyle w:val="Sign"/>
        <w:keepNext/>
        <w:keepLines/>
        <w:ind w:left="0"/>
      </w:pPr>
    </w:p>
    <w:p w14:paraId="7CD9C153" w14:textId="77777777" w:rsidR="0034029D" w:rsidRPr="0034029D" w:rsidRDefault="00E51BD8" w:rsidP="00EB56AC">
      <w:pPr>
        <w:pStyle w:val="Sign"/>
        <w:keepNext/>
        <w:keepLines/>
        <w:ind w:left="0"/>
      </w:pPr>
      <w:r>
        <w:t xml:space="preserve">                                                       By:      </w:t>
      </w:r>
      <w:r>
        <w:rPr>
          <w:u w:val="single"/>
        </w:rPr>
        <w:t xml:space="preserve">                       </w:t>
      </w:r>
    </w:p>
    <w:p w14:paraId="48DA7C59" w14:textId="77777777" w:rsidR="0034029D" w:rsidRPr="0009425C" w:rsidRDefault="00E51BD8" w:rsidP="00EB56AC">
      <w:pPr>
        <w:pStyle w:val="Sign"/>
        <w:keepNext/>
        <w:keepLines/>
        <w:ind w:left="0"/>
      </w:pPr>
      <w:del w:id="9035" w:author="Geoff Schackmann" w:date="2026-07-28T00:00:00Z">
        <w:r>
          <w:delText xml:space="preserve">                       </w:delText>
        </w:r>
      </w:del>
      <w:ins w:id="9036" w:author="Geoff Schackmann" w:date="2026-07-28T00:00:00Z">
        <w:r>
          <w:t xml:space="preserve">Geoff Schackmann</w:t>
        </w:r>
      </w:ins>
      <w:r>
        <w:t xml:space="preserve">                                Name: </w:t>
      </w:r>
      <w:r>
        <w:rPr>
          <w:u w:val="single"/>
        </w:rPr>
        <w:t xml:space="preserve">                       </w:t>
      </w:r>
    </w:p>
    <w:p w14:paraId="00E12B17" w14:textId="77777777" w:rsidR="0034029D" w:rsidRDefault="00E51BD8" w:rsidP="00EB56AC">
      <w:pPr>
        <w:pStyle w:val="Sign"/>
        <w:keepNext/>
        <w:keepLines/>
        <w:ind w:left="0"/>
      </w:pPr>
      <w:del w:id="9037" w:author="Geoff Schackmann" w:date="2026-07-28T00:00:00Z">
        <w:r>
          <w:delText xml:space="preserve">                       </w:delText>
        </w:r>
      </w:del>
      <w:ins w:id="9038" w:author="Geoff Schackmann" w:date="2026-07-28T00:00:00Z">
        <w:r>
          <w:t xml:space="preserve">Managing Member</w:t>
        </w:r>
      </w:ins>
      <w:r>
        <w:t xml:space="preserve">                                Title:   </w:t>
      </w:r>
      <w:r>
        <w:rPr>
          <w:u w:val="single"/>
        </w:rPr>
        <w:t xml:space="preserve">                       </w:t>
      </w:r>
    </w:p>
    <w:p w14:paraId="593ED324" w14:textId="77777777" w:rsidR="00C22C53" w:rsidRDefault="00D61279" w:rsidP="00EB56AC">
      <w:pPr>
        <w:pStyle w:val="Sign"/>
        <w:keepNext/>
        <w:keepLines/>
      </w:pPr>
      <w:r>
        <w:t xml:space="preserve">  </w:t>
      </w:r>
    </w:p>
    <w:p w14:paraId="5A36F859" w14:textId="77777777" w:rsidR="00C22C53" w:rsidRDefault="00C22C53" w:rsidP="00EB56AC">
      <w:pPr>
        <w:pStyle w:val="Sign"/>
        <w:keepNext/>
        <w:keepLines/>
        <w:ind w:left="0"/>
      </w:pPr>
    </w:p>
    <w:p w14:paraId="09E265B2" w14:textId="77777777" w:rsidR="00C22C53" w:rsidRPr="0009425C" w:rsidRDefault="00C22C53" w:rsidP="00EB56AC">
      <w:pPr>
        <w:pStyle w:val="Sign"/>
        <w:keepNext/>
        <w:keepLines/>
        <w:ind w:left="0"/>
        <w:rPr>
          <w:b/>
        </w:rPr>
      </w:pPr>
    </w:p>
    <w:p w14:paraId="4D641EB4" w14:textId="77777777" w:rsidR="00C22C53" w:rsidRDefault="00C22C53" w:rsidP="00EB56AC">
      <w:pPr>
        <w:pStyle w:val="Sign"/>
        <w:keepNext/>
        <w:keepLines/>
        <w:ind w:left="0"/>
      </w:pPr>
    </w:p>
    <w:sectPr w:rsidR="00C22C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6DCD" w14:textId="77777777" w:rsidR="00803053" w:rsidRDefault="00803053">
      <w:pPr>
        <w:spacing w:after="0"/>
      </w:pPr>
      <w:r>
        <w:separator/>
      </w:r>
    </w:p>
  </w:endnote>
  <w:endnote w:type="continuationSeparator" w:id="0">
    <w:p w14:paraId="4F6854D9" w14:textId="77777777" w:rsidR="00803053" w:rsidRDefault="008030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ED7F" w14:textId="77777777" w:rsidR="00C22C53" w:rsidRDefault="00000000">
    <w:pPr>
      <w:pStyle w:val="Footer"/>
      <w:jc w:val="center"/>
      <w:rPr>
        <w:i/>
        <w:sz w:val="16"/>
        <w:szCs w:val="16"/>
      </w:rPr>
    </w:pPr>
    <w:r>
      <w:rPr>
        <w:i/>
        <w:sz w:val="16"/>
        <w:szCs w:val="16"/>
      </w:rPr>
      <w:t>Interim Management Agreement — Refuge Hospice, LLC / Tyler Hospice Hold, LLC  |  DRAFT  |  Rev. 0.01  |  July 22, 2026</w:t>
    </w:r>
  </w:p>
  <w:p w14:paraId="0EC85241" w14:textId="77777777" w:rsidR="00C22C53" w:rsidRDefault="00D61279" w:rsidP="000773B5">
    <w:pPr>
      <w:pStyle w:val="Footer"/>
      <w:tabs>
        <w:tab w:val="clear" w:pos="4320"/>
        <w:tab w:val="center" w:pos="4680"/>
      </w:tabs>
      <w:rPr>
        <w:i/>
        <w:sz w:val="16"/>
        <w:szCs w:val="16"/>
      </w:rPr>
    </w:pPr>
    <w:r>
      <w:rPr>
        <w:sz w:val="18"/>
        <w:szCs w:val="16"/>
      </w:rPr>
      <w:tab/>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4303" w14:textId="77777777" w:rsidR="00C22C53" w:rsidRDefault="00000000">
    <w:pPr>
      <w:pStyle w:val="Footer"/>
      <w:jc w:val="center"/>
      <w:rPr>
        <w:i/>
        <w:sz w:val="16"/>
        <w:szCs w:val="16"/>
      </w:rPr>
    </w:pPr>
    <w:r>
      <w:rPr>
        <w:i/>
        <w:sz w:val="16"/>
        <w:szCs w:val="16"/>
      </w:rPr>
      <w:t>Interim Management Agreement — Refuge Hospice, LLC / Tyler Hospice Hold, LLC  |  DRAFT  |  Rev. 0.01  |  July 22, 2026</w:t>
    </w:r>
  </w:p>
  <w:p w14:paraId="7511D00D" w14:textId="77777777" w:rsidR="00C22C53" w:rsidRDefault="00D61279">
    <w:pPr>
      <w:pStyle w:val="Footer"/>
      <w:tabs>
        <w:tab w:val="clear" w:pos="4320"/>
        <w:tab w:val="center" w:pos="4680"/>
      </w:tabs>
      <w:rPr>
        <w:sz w:val="18"/>
      </w:rPr>
    </w:pPr>
    <w:r>
      <w:rPr>
        <w:sz w:val="18"/>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w:t>
    </w:r>
  </w:p>
  <w:p w14:paraId="4767706B" w14:textId="77777777" w:rsidR="00C22C53" w:rsidRDefault="00C22C53">
    <w:pPr>
      <w:pStyle w:val="Footer"/>
      <w:tabs>
        <w:tab w:val="clear" w:pos="4320"/>
        <w:tab w:val="clear" w:pos="8640"/>
        <w:tab w:val="center" w:pos="4680"/>
        <w:tab w:val="right" w:pos="9360"/>
      </w:tabs>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0598" w14:textId="77777777" w:rsidR="00803053" w:rsidRDefault="00803053">
      <w:pPr>
        <w:spacing w:after="0"/>
      </w:pPr>
      <w:r>
        <w:separator/>
      </w:r>
    </w:p>
  </w:footnote>
  <w:footnote w:type="continuationSeparator" w:id="0">
    <w:p w14:paraId="037C0E35" w14:textId="77777777" w:rsidR="00803053" w:rsidRDefault="0080305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trackRevisions/>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EOutsideDoc" w:val="True"/>
    <w:docVar w:name="novo_1" w:val="cmp38578"/>
  </w:docVars>
  <w:rsids>
    <w:rsidRoot w:val="005C00F6"/>
    <w:rsid w:val="00136346"/>
    <w:rsid w:val="00155BAB"/>
    <w:rsid w:val="001C61E9"/>
    <w:rsid w:val="001E1B20"/>
    <w:rsid w:val="00285634"/>
    <w:rsid w:val="002B294A"/>
    <w:rsid w:val="002C72B5"/>
    <w:rsid w:val="002E69E6"/>
    <w:rsid w:val="0034029D"/>
    <w:rsid w:val="003751DA"/>
    <w:rsid w:val="003865D0"/>
    <w:rsid w:val="003E4451"/>
    <w:rsid w:val="004265CB"/>
    <w:rsid w:val="00457345"/>
    <w:rsid w:val="004E2D6D"/>
    <w:rsid w:val="004F2B77"/>
    <w:rsid w:val="00590C48"/>
    <w:rsid w:val="005B4403"/>
    <w:rsid w:val="005C00F6"/>
    <w:rsid w:val="00631A59"/>
    <w:rsid w:val="00692D59"/>
    <w:rsid w:val="006E63A4"/>
    <w:rsid w:val="00721673"/>
    <w:rsid w:val="00742B2D"/>
    <w:rsid w:val="0078057B"/>
    <w:rsid w:val="007C3FE8"/>
    <w:rsid w:val="00803053"/>
    <w:rsid w:val="00837B5B"/>
    <w:rsid w:val="00857A8F"/>
    <w:rsid w:val="00913426"/>
    <w:rsid w:val="00944D54"/>
    <w:rsid w:val="00953219"/>
    <w:rsid w:val="009B32EA"/>
    <w:rsid w:val="009C1697"/>
    <w:rsid w:val="009D3CC0"/>
    <w:rsid w:val="00A10CE4"/>
    <w:rsid w:val="00A61512"/>
    <w:rsid w:val="00A64EAE"/>
    <w:rsid w:val="00A8570D"/>
    <w:rsid w:val="00A96FA1"/>
    <w:rsid w:val="00AE6819"/>
    <w:rsid w:val="00B03087"/>
    <w:rsid w:val="00B12CCE"/>
    <w:rsid w:val="00B731FE"/>
    <w:rsid w:val="00B923D8"/>
    <w:rsid w:val="00BA3E42"/>
    <w:rsid w:val="00BC7F49"/>
    <w:rsid w:val="00C22C53"/>
    <w:rsid w:val="00CB364B"/>
    <w:rsid w:val="00CC2B09"/>
    <w:rsid w:val="00D140D1"/>
    <w:rsid w:val="00D61279"/>
    <w:rsid w:val="00E117F3"/>
    <w:rsid w:val="00E51BD8"/>
    <w:rsid w:val="00E76A04"/>
    <w:rsid w:val="00EB56AC"/>
    <w:rsid w:val="00ED1B86"/>
    <w:rsid w:val="00FB0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C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E69"/>
    <w:pPr>
      <w:widowControl w:val="0"/>
      <w:tabs>
        <w:tab w:val="left" w:pos="720"/>
        <w:tab w:val="left" w:pos="1440"/>
        <w:tab w:val="left" w:pos="2160"/>
        <w:tab w:val="left" w:pos="2880"/>
        <w:tab w:val="left" w:pos="4320"/>
      </w:tabs>
      <w:autoSpaceDE w:val="0"/>
      <w:autoSpaceDN w:val="0"/>
      <w:adjustRightInd w:val="0"/>
      <w:spacing w:after="240" w:line="240" w:lineRule="auto"/>
      <w:ind w:firstLine="720"/>
      <w:jc w:val="both"/>
    </w:pPr>
    <w:rPr>
      <w:rFonts w:eastAsia="Times New Roman" w:cs="Times New Roman"/>
      <w:sz w:val="24"/>
      <w:szCs w:val="24"/>
    </w:rPr>
  </w:style>
  <w:style w:type="paragraph" w:styleId="Heading1">
    <w:name w:val="heading 1"/>
    <w:basedOn w:val="Normal"/>
    <w:next w:val="Normal"/>
    <w:link w:val="Heading1Char"/>
    <w:qFormat/>
    <w:rsid w:val="00B23E69"/>
    <w:pPr>
      <w:keepNext/>
      <w:widowControl/>
      <w:tabs>
        <w:tab w:val="clear" w:pos="720"/>
        <w:tab w:val="clear" w:pos="1440"/>
        <w:tab w:val="clear" w:pos="2160"/>
        <w:tab w:val="clear" w:pos="2880"/>
        <w:tab w:val="clear" w:pos="4320"/>
      </w:tabs>
      <w:spacing w:after="0"/>
      <w:ind w:firstLine="0"/>
      <w:jc w:val="left"/>
      <w:outlineLvl w:val="0"/>
    </w:pPr>
    <w:rPr>
      <w:i/>
      <w:iCs/>
      <w:sz w:val="18"/>
      <w:szCs w:val="18"/>
    </w:rPr>
  </w:style>
  <w:style w:type="paragraph" w:styleId="Heading2">
    <w:name w:val="heading 2"/>
    <w:basedOn w:val="Normal"/>
    <w:next w:val="Normal"/>
    <w:link w:val="Heading2Char"/>
    <w:qFormat/>
    <w:rsid w:val="00B23E69"/>
    <w:pPr>
      <w:keepNext/>
      <w:spacing w:before="120"/>
      <w:outlineLvl w:val="1"/>
    </w:pPr>
    <w:rPr>
      <w:b/>
      <w:bCs/>
      <w:color w:val="0000FF"/>
    </w:rPr>
  </w:style>
  <w:style w:type="paragraph" w:styleId="Heading3">
    <w:name w:val="heading 3"/>
    <w:basedOn w:val="Normal"/>
    <w:next w:val="Normal"/>
    <w:link w:val="Heading3Char"/>
    <w:qFormat/>
    <w:rsid w:val="00B23E69"/>
    <w:pPr>
      <w:keepNext/>
      <w:ind w:left="1440"/>
      <w:outlineLvl w:val="2"/>
    </w:pPr>
    <w:rPr>
      <w:b/>
      <w:bCs/>
      <w:color w:val="800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3E69"/>
    <w:rPr>
      <w:rFonts w:eastAsia="Times New Roman" w:cs="Times New Roman"/>
      <w:i/>
      <w:iCs/>
      <w:sz w:val="18"/>
      <w:szCs w:val="18"/>
    </w:rPr>
  </w:style>
  <w:style w:type="character" w:customStyle="1" w:styleId="Heading2Char">
    <w:name w:val="Heading 2 Char"/>
    <w:basedOn w:val="DefaultParagraphFont"/>
    <w:link w:val="Heading2"/>
    <w:rsid w:val="00B23E69"/>
    <w:rPr>
      <w:rFonts w:eastAsia="Times New Roman" w:cs="Times New Roman"/>
      <w:b/>
      <w:bCs/>
      <w:color w:val="0000FF"/>
      <w:sz w:val="24"/>
      <w:szCs w:val="24"/>
    </w:rPr>
  </w:style>
  <w:style w:type="character" w:customStyle="1" w:styleId="Heading3Char">
    <w:name w:val="Heading 3 Char"/>
    <w:basedOn w:val="DefaultParagraphFont"/>
    <w:link w:val="Heading3"/>
    <w:rsid w:val="00B23E69"/>
    <w:rPr>
      <w:rFonts w:eastAsia="Times New Roman" w:cs="Times New Roman"/>
      <w:b/>
      <w:bCs/>
      <w:color w:val="800080"/>
      <w:sz w:val="24"/>
      <w:szCs w:val="24"/>
    </w:rPr>
  </w:style>
  <w:style w:type="paragraph" w:styleId="Footer">
    <w:name w:val="footer"/>
    <w:basedOn w:val="Normal"/>
    <w:link w:val="FooterChar"/>
    <w:uiPriority w:val="99"/>
    <w:rsid w:val="00B23E69"/>
    <w:pPr>
      <w:tabs>
        <w:tab w:val="clear" w:pos="720"/>
        <w:tab w:val="clear" w:pos="1440"/>
        <w:tab w:val="clear" w:pos="2160"/>
        <w:tab w:val="clear" w:pos="2880"/>
        <w:tab w:val="right" w:pos="8640"/>
      </w:tabs>
    </w:pPr>
  </w:style>
  <w:style w:type="character" w:customStyle="1" w:styleId="FooterChar">
    <w:name w:val="Footer Char"/>
    <w:basedOn w:val="DefaultParagraphFont"/>
    <w:link w:val="Footer"/>
    <w:uiPriority w:val="99"/>
    <w:rsid w:val="00B23E69"/>
    <w:rPr>
      <w:rFonts w:eastAsia="Times New Roman" w:cs="Times New Roman"/>
      <w:sz w:val="24"/>
      <w:szCs w:val="24"/>
    </w:rPr>
  </w:style>
  <w:style w:type="paragraph" w:customStyle="1" w:styleId="Normal1">
    <w:name w:val="Normal 1"/>
    <w:basedOn w:val="Normal"/>
    <w:rsid w:val="00B23E69"/>
    <w:pPr>
      <w:ind w:left="2160" w:hanging="720"/>
    </w:pPr>
  </w:style>
  <w:style w:type="character" w:styleId="PageNumber">
    <w:name w:val="page number"/>
    <w:rsid w:val="00B23E69"/>
    <w:rPr>
      <w:rFonts w:ascii="Times New Roman" w:hAnsi="Times New Roman" w:cs="Times New Roman"/>
      <w:spacing w:val="0"/>
      <w:sz w:val="24"/>
      <w:szCs w:val="24"/>
      <w:lang w:val="en-US"/>
    </w:rPr>
  </w:style>
  <w:style w:type="paragraph" w:customStyle="1" w:styleId="Sign">
    <w:name w:val="Sign"/>
    <w:basedOn w:val="Normal"/>
    <w:rsid w:val="00B23E69"/>
    <w:pPr>
      <w:widowControl/>
      <w:tabs>
        <w:tab w:val="clear" w:pos="720"/>
        <w:tab w:val="clear" w:pos="1440"/>
        <w:tab w:val="clear" w:pos="2160"/>
        <w:tab w:val="clear" w:pos="2880"/>
        <w:tab w:val="clear" w:pos="4320"/>
        <w:tab w:val="left" w:pos="4800"/>
        <w:tab w:val="left" w:pos="5040"/>
        <w:tab w:val="right" w:pos="9360"/>
      </w:tabs>
      <w:autoSpaceDE/>
      <w:autoSpaceDN/>
      <w:adjustRightInd/>
      <w:spacing w:after="0"/>
      <w:ind w:left="4320" w:firstLine="0"/>
    </w:pPr>
  </w:style>
  <w:style w:type="paragraph" w:customStyle="1" w:styleId="Indent5">
    <w:name w:val="Indent .5&quot;"/>
    <w:basedOn w:val="Normal"/>
    <w:rsid w:val="00B23E69"/>
    <w:pPr>
      <w:widowControl/>
      <w:tabs>
        <w:tab w:val="clear" w:pos="720"/>
        <w:tab w:val="clear" w:pos="1440"/>
        <w:tab w:val="clear" w:pos="2160"/>
        <w:tab w:val="clear" w:pos="2880"/>
        <w:tab w:val="clear" w:pos="4320"/>
      </w:tabs>
      <w:autoSpaceDE/>
      <w:autoSpaceDN/>
      <w:adjustRightInd/>
    </w:pPr>
  </w:style>
  <w:style w:type="paragraph" w:customStyle="1" w:styleId="Notices">
    <w:name w:val="Notices"/>
    <w:basedOn w:val="Normal"/>
    <w:rsid w:val="00B23E69"/>
    <w:pPr>
      <w:widowControl/>
      <w:tabs>
        <w:tab w:val="clear" w:pos="720"/>
        <w:tab w:val="clear" w:pos="1440"/>
        <w:tab w:val="clear" w:pos="2160"/>
        <w:tab w:val="clear" w:pos="2880"/>
        <w:tab w:val="clear" w:pos="4320"/>
        <w:tab w:val="left" w:pos="3600"/>
      </w:tabs>
      <w:autoSpaceDE/>
      <w:autoSpaceDN/>
      <w:adjustRightInd/>
      <w:spacing w:after="0"/>
      <w:ind w:left="1440" w:firstLine="0"/>
    </w:pPr>
  </w:style>
  <w:style w:type="paragraph" w:styleId="Header">
    <w:name w:val="header"/>
    <w:basedOn w:val="Normal"/>
    <w:link w:val="HeaderChar"/>
    <w:uiPriority w:val="99"/>
    <w:unhideWhenUsed/>
    <w:rsid w:val="00B23E69"/>
    <w:pPr>
      <w:tabs>
        <w:tab w:val="clear" w:pos="720"/>
        <w:tab w:val="clear" w:pos="1440"/>
        <w:tab w:val="clear" w:pos="2160"/>
        <w:tab w:val="clear" w:pos="2880"/>
        <w:tab w:val="clear" w:pos="4320"/>
        <w:tab w:val="center" w:pos="4680"/>
        <w:tab w:val="right" w:pos="9360"/>
      </w:tabs>
      <w:spacing w:after="0"/>
    </w:pPr>
  </w:style>
  <w:style w:type="character" w:customStyle="1" w:styleId="HeaderChar">
    <w:name w:val="Header Char"/>
    <w:basedOn w:val="DefaultParagraphFont"/>
    <w:link w:val="Header"/>
    <w:uiPriority w:val="99"/>
    <w:rsid w:val="00B23E69"/>
    <w:rPr>
      <w:rFonts w:eastAsia="Times New Roman" w:cs="Times New Roman"/>
      <w:sz w:val="24"/>
      <w:szCs w:val="24"/>
    </w:rPr>
  </w:style>
  <w:style w:type="paragraph" w:styleId="BalloonText">
    <w:name w:val="Balloon Text"/>
    <w:basedOn w:val="Normal"/>
    <w:link w:val="BalloonTextChar"/>
    <w:uiPriority w:val="99"/>
    <w:semiHidden/>
    <w:unhideWhenUsed/>
    <w:rsid w:val="00C9613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613C"/>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0314D3"/>
    <w:pPr>
      <w:spacing w:after="0"/>
    </w:pPr>
    <w:rPr>
      <w:sz w:val="20"/>
      <w:szCs w:val="20"/>
    </w:rPr>
  </w:style>
  <w:style w:type="character" w:customStyle="1" w:styleId="FootnoteTextChar">
    <w:name w:val="Footnote Text Char"/>
    <w:basedOn w:val="DefaultParagraphFont"/>
    <w:link w:val="FootnoteText"/>
    <w:uiPriority w:val="99"/>
    <w:semiHidden/>
    <w:rsid w:val="000314D3"/>
    <w:rPr>
      <w:rFonts w:eastAsia="Times New Roman" w:cs="Times New Roman"/>
      <w:sz w:val="20"/>
      <w:szCs w:val="20"/>
    </w:rPr>
  </w:style>
  <w:style w:type="character" w:styleId="FootnoteReference">
    <w:name w:val="footnote reference"/>
    <w:basedOn w:val="DefaultParagraphFont"/>
    <w:uiPriority w:val="99"/>
    <w:semiHidden/>
    <w:unhideWhenUsed/>
    <w:rsid w:val="000314D3"/>
    <w:rPr>
      <w:vertAlign w:val="superscript"/>
    </w:rPr>
  </w:style>
  <w:style w:type="paragraph" w:styleId="Revision">
    <w:name w:val="Revision"/>
    <w:hidden/>
    <w:uiPriority w:val="99"/>
    <w:semiHidden/>
    <w:rsid w:val="0032538E"/>
    <w:pPr>
      <w:spacing w:after="0" w:line="240" w:lineRule="auto"/>
    </w:pPr>
    <w:rPr>
      <w:rFonts w:eastAsia="Times New Roman" w:cs="Times New Roman"/>
      <w:sz w:val="24"/>
      <w:szCs w:val="24"/>
    </w:rPr>
  </w:style>
  <w:style w:type="paragraph" w:styleId="ListParagraph">
    <w:name w:val="List Paragraph"/>
    <w:basedOn w:val="Normal"/>
    <w:uiPriority w:val="1"/>
    <w:qFormat/>
    <w:rsid w:val="00457345"/>
    <w:pPr>
      <w:tabs>
        <w:tab w:val="clear" w:pos="720"/>
        <w:tab w:val="clear" w:pos="1440"/>
        <w:tab w:val="clear" w:pos="2160"/>
        <w:tab w:val="clear" w:pos="2880"/>
        <w:tab w:val="clear" w:pos="4320"/>
      </w:tabs>
      <w:spacing w:after="0"/>
      <w:ind w:left="720" w:firstLine="0"/>
      <w:contextualSpacing/>
      <w:jc w:val="left"/>
    </w:pPr>
    <w:rPr>
      <w:sz w:val="20"/>
      <w:szCs w:val="20"/>
    </w:rPr>
  </w:style>
  <w:style w:type="character" w:styleId="Hyperlink">
    <w:name w:val="Hyperlink"/>
    <w:basedOn w:val="DefaultParagraphFont"/>
    <w:uiPriority w:val="99"/>
    <w:unhideWhenUsed/>
    <w:rsid w:val="00457345"/>
    <w:rPr>
      <w:color w:val="0000FF" w:themeColor="hyperlink"/>
      <w:u w:val="single"/>
    </w:rPr>
  </w:style>
  <w:style w:type="character" w:styleId="UnresolvedMention">
    <w:name w:val="Unresolved Mention"/>
    <w:basedOn w:val="DefaultParagraphFont"/>
    <w:uiPriority w:val="99"/>
    <w:semiHidden/>
    <w:unhideWhenUsed/>
    <w:rsid w:val="00457345"/>
    <w:rPr>
      <w:color w:val="605E5C"/>
      <w:shd w:val="clear" w:color="auto" w:fill="E1DFDD"/>
    </w:rPr>
  </w:style>
  <w:style w:type="character" w:styleId="CommentReference">
    <w:name w:val="annotation reference"/>
    <w:basedOn w:val="DefaultParagraphFont"/>
    <w:uiPriority w:val="99"/>
    <w:semiHidden/>
    <w:unhideWhenUsed/>
    <w:rsid w:val="005B4403"/>
    <w:rPr>
      <w:sz w:val="16"/>
      <w:szCs w:val="16"/>
    </w:rPr>
  </w:style>
  <w:style w:type="paragraph" w:styleId="CommentText">
    <w:name w:val="annotation text"/>
    <w:basedOn w:val="Normal"/>
    <w:link w:val="CommentTextChar"/>
    <w:uiPriority w:val="99"/>
    <w:semiHidden/>
    <w:unhideWhenUsed/>
    <w:rsid w:val="005B4403"/>
    <w:rPr>
      <w:sz w:val="20"/>
      <w:szCs w:val="20"/>
    </w:rPr>
  </w:style>
  <w:style w:type="character" w:customStyle="1" w:styleId="CommentTextChar">
    <w:name w:val="Comment Text Char"/>
    <w:basedOn w:val="DefaultParagraphFont"/>
    <w:link w:val="CommentText"/>
    <w:uiPriority w:val="99"/>
    <w:semiHidden/>
    <w:rsid w:val="005B4403"/>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B4403"/>
    <w:rPr>
      <w:b/>
      <w:bCs/>
    </w:rPr>
  </w:style>
  <w:style w:type="character" w:customStyle="1" w:styleId="CommentSubjectChar">
    <w:name w:val="Comment Subject Char"/>
    <w:basedOn w:val="CommentTextChar"/>
    <w:link w:val="CommentSubject"/>
    <w:uiPriority w:val="99"/>
    <w:semiHidden/>
    <w:rsid w:val="005B4403"/>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5736</Words>
  <Characters>32701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2026-07-27T16:49:00Z</dcterms:created>
  <dcterms:modified xsi:type="dcterms:W3CDTF">2026-07-27T16:49:00Z</dcterms:modified>
</cp:coreProperties>
</file>